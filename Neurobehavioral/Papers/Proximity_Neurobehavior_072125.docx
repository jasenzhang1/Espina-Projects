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2335" w14:textId="77777777" w:rsidR="00B9096D" w:rsidRDefault="00000000">
      <w:pPr>
        <w:rPr>
          <w:b/>
          <w:color w:val="000000"/>
          <w:sz w:val="22"/>
          <w:szCs w:val="22"/>
        </w:rPr>
      </w:pPr>
      <w:r>
        <w:rPr>
          <w:b/>
          <w:color w:val="000000"/>
          <w:sz w:val="22"/>
          <w:szCs w:val="22"/>
        </w:rPr>
        <w:t xml:space="preserve">Title: Proximity to Pesticide-Intensive Floriculture Spray Sites and Neurobehavioral Performance: A Longitudinal Analysis from Childhood to Adolescence in Ecuador </w:t>
      </w:r>
    </w:p>
    <w:p w14:paraId="0CA32336" w14:textId="77777777" w:rsidR="00B9096D" w:rsidRDefault="00B9096D">
      <w:pPr>
        <w:rPr>
          <w:b/>
          <w:color w:val="000000"/>
          <w:sz w:val="22"/>
          <w:szCs w:val="22"/>
        </w:rPr>
      </w:pPr>
    </w:p>
    <w:p w14:paraId="0CA32337" w14:textId="77777777" w:rsidR="00B9096D" w:rsidRDefault="00B9096D">
      <w:pPr>
        <w:rPr>
          <w:b/>
          <w:color w:val="000000"/>
          <w:sz w:val="22"/>
          <w:szCs w:val="22"/>
        </w:rPr>
      </w:pPr>
    </w:p>
    <w:p w14:paraId="0CA32338" w14:textId="77777777" w:rsidR="00B9096D" w:rsidRDefault="00000000">
      <w:pPr>
        <w:jc w:val="both"/>
        <w:rPr>
          <w:color w:val="000000"/>
          <w:sz w:val="22"/>
          <w:szCs w:val="22"/>
          <w:vertAlign w:val="superscript"/>
        </w:rPr>
      </w:pPr>
      <w:r>
        <w:rPr>
          <w:b/>
          <w:color w:val="000000"/>
          <w:sz w:val="22"/>
          <w:szCs w:val="22"/>
        </w:rPr>
        <w:t>Authors: Kayser, G.L.</w:t>
      </w:r>
      <w:r>
        <w:rPr>
          <w:b/>
          <w:color w:val="000000"/>
          <w:sz w:val="22"/>
          <w:szCs w:val="22"/>
          <w:vertAlign w:val="superscript"/>
        </w:rPr>
        <w:t>a</w:t>
      </w:r>
      <w:r>
        <w:rPr>
          <w:b/>
          <w:color w:val="000000"/>
          <w:sz w:val="22"/>
          <w:szCs w:val="22"/>
        </w:rPr>
        <w:t>, Zhang, J.</w:t>
      </w:r>
      <w:r>
        <w:rPr>
          <w:b/>
          <w:color w:val="000000"/>
          <w:sz w:val="22"/>
          <w:szCs w:val="22"/>
          <w:vertAlign w:val="superscript"/>
        </w:rPr>
        <w:t>a</w:t>
      </w:r>
      <w:r>
        <w:rPr>
          <w:b/>
          <w:color w:val="000000"/>
          <w:sz w:val="22"/>
          <w:szCs w:val="22"/>
        </w:rPr>
        <w:t>, Calderón-Villarreal A.</w:t>
      </w:r>
      <w:r>
        <w:rPr>
          <w:b/>
          <w:color w:val="000000"/>
          <w:sz w:val="22"/>
          <w:szCs w:val="22"/>
          <w:vertAlign w:val="superscript"/>
        </w:rPr>
        <w:t>a</w:t>
      </w:r>
      <w:r>
        <w:rPr>
          <w:b/>
          <w:color w:val="000000"/>
          <w:sz w:val="22"/>
          <w:szCs w:val="22"/>
        </w:rPr>
        <w:t>, Wei, J.</w:t>
      </w:r>
      <w:r>
        <w:rPr>
          <w:b/>
          <w:color w:val="000000"/>
          <w:sz w:val="22"/>
          <w:szCs w:val="22"/>
          <w:vertAlign w:val="superscript"/>
        </w:rPr>
        <w:t>a</w:t>
      </w:r>
      <w:r>
        <w:rPr>
          <w:b/>
          <w:color w:val="000000"/>
          <w:sz w:val="22"/>
          <w:szCs w:val="22"/>
        </w:rPr>
        <w:t>, Chronister, B.N.C.</w:t>
      </w:r>
      <w:r>
        <w:rPr>
          <w:b/>
          <w:color w:val="000000"/>
          <w:sz w:val="22"/>
          <w:szCs w:val="22"/>
          <w:vertAlign w:val="superscript"/>
        </w:rPr>
        <w:t>a</w:t>
      </w:r>
      <w:r>
        <w:rPr>
          <w:b/>
          <w:color w:val="000000"/>
          <w:sz w:val="22"/>
          <w:szCs w:val="22"/>
        </w:rPr>
        <w:t>, Checkoway, H.</w:t>
      </w:r>
      <w:r>
        <w:rPr>
          <w:b/>
          <w:color w:val="000000"/>
          <w:sz w:val="22"/>
          <w:szCs w:val="22"/>
          <w:vertAlign w:val="superscript"/>
        </w:rPr>
        <w:t>a</w:t>
      </w:r>
      <w:r>
        <w:rPr>
          <w:b/>
          <w:color w:val="000000"/>
          <w:sz w:val="22"/>
          <w:szCs w:val="22"/>
        </w:rPr>
        <w:t>, Suarez-Torres, J.</w:t>
      </w:r>
      <w:r>
        <w:rPr>
          <w:b/>
          <w:color w:val="000000"/>
          <w:sz w:val="22"/>
          <w:szCs w:val="22"/>
          <w:vertAlign w:val="superscript"/>
        </w:rPr>
        <w:t xml:space="preserve"> b</w:t>
      </w:r>
      <w:r>
        <w:rPr>
          <w:b/>
          <w:color w:val="000000"/>
          <w:sz w:val="22"/>
          <w:szCs w:val="22"/>
        </w:rPr>
        <w:t>, De La Cruz, F.</w:t>
      </w:r>
      <w:r>
        <w:rPr>
          <w:b/>
          <w:color w:val="000000"/>
          <w:sz w:val="22"/>
          <w:szCs w:val="22"/>
          <w:vertAlign w:val="superscript"/>
        </w:rPr>
        <w:t xml:space="preserve"> b</w:t>
      </w:r>
      <w:r>
        <w:rPr>
          <w:b/>
          <w:color w:val="000000"/>
          <w:sz w:val="22"/>
          <w:szCs w:val="22"/>
        </w:rPr>
        <w:t>, Suarez-Lopez, J.R.</w:t>
      </w:r>
      <w:r>
        <w:rPr>
          <w:b/>
          <w:color w:val="000000"/>
          <w:sz w:val="22"/>
          <w:szCs w:val="22"/>
          <w:vertAlign w:val="superscript"/>
        </w:rPr>
        <w:t xml:space="preserve"> a  </w:t>
      </w:r>
    </w:p>
    <w:p w14:paraId="0CA32339" w14:textId="77777777" w:rsidR="00B9096D" w:rsidRDefault="00B9096D">
      <w:pPr>
        <w:rPr>
          <w:b/>
          <w:color w:val="000000"/>
          <w:sz w:val="22"/>
          <w:szCs w:val="22"/>
        </w:rPr>
      </w:pPr>
    </w:p>
    <w:p w14:paraId="0CA3233A" w14:textId="77777777" w:rsidR="00B9096D" w:rsidRDefault="00000000">
      <w:pPr>
        <w:jc w:val="both"/>
        <w:rPr>
          <w:b/>
          <w:color w:val="000000"/>
          <w:sz w:val="22"/>
          <w:szCs w:val="22"/>
        </w:rPr>
      </w:pPr>
      <w:r>
        <w:rPr>
          <w:b/>
          <w:color w:val="000000"/>
          <w:sz w:val="22"/>
          <w:szCs w:val="22"/>
        </w:rPr>
        <w:t xml:space="preserve">Author Affiliations: </w:t>
      </w:r>
    </w:p>
    <w:p w14:paraId="0CA3233B" w14:textId="77777777" w:rsidR="00B9096D" w:rsidRDefault="00000000">
      <w:pPr>
        <w:jc w:val="both"/>
        <w:rPr>
          <w:color w:val="000000"/>
          <w:sz w:val="22"/>
          <w:szCs w:val="22"/>
        </w:rPr>
      </w:pPr>
      <w:r>
        <w:rPr>
          <w:b/>
          <w:color w:val="000000"/>
          <w:sz w:val="22"/>
          <w:szCs w:val="22"/>
          <w:vertAlign w:val="superscript"/>
        </w:rPr>
        <w:t>a</w:t>
      </w:r>
      <w:r>
        <w:rPr>
          <w:color w:val="000000"/>
          <w:sz w:val="22"/>
          <w:szCs w:val="22"/>
          <w:vertAlign w:val="superscript"/>
        </w:rPr>
        <w:t xml:space="preserve"> </w:t>
      </w:r>
      <w:r>
        <w:rPr>
          <w:color w:val="000000"/>
          <w:sz w:val="22"/>
          <w:szCs w:val="22"/>
        </w:rPr>
        <w:t xml:space="preserve">Herbert Wertheim School of Public Health and Human Longevity, University of California, San Diego, United States </w:t>
      </w:r>
    </w:p>
    <w:p w14:paraId="0CA3233C" w14:textId="77777777" w:rsidR="00B9096D" w:rsidRDefault="00000000">
      <w:pPr>
        <w:jc w:val="both"/>
        <w:rPr>
          <w:color w:val="000000"/>
          <w:sz w:val="22"/>
          <w:szCs w:val="22"/>
          <w:lang w:val="es-MX"/>
        </w:rPr>
      </w:pPr>
      <w:r>
        <w:rPr>
          <w:color w:val="000000"/>
          <w:sz w:val="22"/>
          <w:szCs w:val="22"/>
          <w:vertAlign w:val="superscript"/>
          <w:lang w:val="es-MX"/>
        </w:rPr>
        <w:t>b</w:t>
      </w:r>
      <w:r>
        <w:rPr>
          <w:color w:val="000000"/>
          <w:sz w:val="22"/>
          <w:szCs w:val="22"/>
          <w:lang w:val="es-MX"/>
        </w:rPr>
        <w:t xml:space="preserve"> Fundación Cimas del Ecuador, Quito, Ecuador </w:t>
      </w:r>
    </w:p>
    <w:p w14:paraId="0CA3233D" w14:textId="77777777" w:rsidR="00B9096D" w:rsidRDefault="00B9096D">
      <w:pPr>
        <w:rPr>
          <w:b/>
          <w:color w:val="000000"/>
          <w:sz w:val="22"/>
          <w:szCs w:val="22"/>
          <w:lang w:val="es-MX"/>
        </w:rPr>
      </w:pPr>
    </w:p>
    <w:p w14:paraId="0CA3233E" w14:textId="77777777" w:rsidR="00B9096D" w:rsidRDefault="00000000">
      <w:pPr>
        <w:rPr>
          <w:b/>
          <w:color w:val="000000"/>
          <w:sz w:val="22"/>
          <w:szCs w:val="22"/>
        </w:rPr>
      </w:pPr>
      <w:r>
        <w:rPr>
          <w:b/>
          <w:color w:val="000000"/>
          <w:sz w:val="22"/>
          <w:szCs w:val="22"/>
        </w:rPr>
        <w:t xml:space="preserve">Prepared for:  </w:t>
      </w:r>
      <w:r>
        <w:rPr>
          <w:bCs/>
          <w:color w:val="000000"/>
          <w:sz w:val="22"/>
          <w:szCs w:val="22"/>
        </w:rPr>
        <w:t>BMC Environmental Health</w:t>
      </w:r>
      <w:ins w:id="0" w:author="Kayser, Georgia" w:date="2025-07-17T17:29:00Z">
        <w:r>
          <w:rPr>
            <w:bCs/>
            <w:color w:val="000000"/>
            <w:sz w:val="22"/>
            <w:szCs w:val="22"/>
          </w:rPr>
          <w:t xml:space="preserve"> (fast turnaround)</w:t>
        </w:r>
      </w:ins>
      <w:r>
        <w:rPr>
          <w:bCs/>
          <w:color w:val="000000"/>
          <w:sz w:val="22"/>
          <w:szCs w:val="22"/>
        </w:rPr>
        <w:t xml:space="preserve"> </w:t>
      </w:r>
      <w:ins w:id="1" w:author="Kayser, Georgia" w:date="2025-07-17T17:28:00Z">
        <w:r>
          <w:rPr>
            <w:bCs/>
            <w:color w:val="000000"/>
            <w:sz w:val="22"/>
            <w:szCs w:val="22"/>
          </w:rPr>
          <w:t>or Environmental Research</w:t>
        </w:r>
      </w:ins>
    </w:p>
    <w:p w14:paraId="0CA3233F" w14:textId="77777777" w:rsidR="00B9096D" w:rsidRDefault="00B9096D">
      <w:pPr>
        <w:rPr>
          <w:b/>
          <w:color w:val="000000"/>
          <w:sz w:val="22"/>
          <w:szCs w:val="22"/>
        </w:rPr>
      </w:pPr>
    </w:p>
    <w:p w14:paraId="0CA32340" w14:textId="77777777" w:rsidR="00B9096D" w:rsidRDefault="00000000">
      <w:pPr>
        <w:rPr>
          <w:b/>
          <w:color w:val="000000"/>
          <w:sz w:val="22"/>
          <w:szCs w:val="22"/>
        </w:rPr>
      </w:pPr>
      <w:r>
        <w:rPr>
          <w:b/>
          <w:color w:val="000000"/>
          <w:sz w:val="22"/>
          <w:szCs w:val="22"/>
        </w:rPr>
        <w:t xml:space="preserve">Abstract </w:t>
      </w:r>
    </w:p>
    <w:p w14:paraId="0CA32341" w14:textId="77777777" w:rsidR="00B9096D" w:rsidRDefault="00000000">
      <w:pPr>
        <w:rPr>
          <w:color w:val="000000"/>
          <w:sz w:val="22"/>
          <w:szCs w:val="22"/>
        </w:rPr>
      </w:pPr>
      <w:r>
        <w:rPr>
          <w:b/>
          <w:color w:val="000000"/>
          <w:sz w:val="22"/>
          <w:szCs w:val="22"/>
        </w:rPr>
        <w:t xml:space="preserve">Background: </w:t>
      </w:r>
      <w:r>
        <w:rPr>
          <w:sz w:val="22"/>
          <w:szCs w:val="22"/>
        </w:rPr>
        <w:t xml:space="preserve">Children of agricultural workers have increased risk of pesticide exposure. </w:t>
      </w:r>
      <w:r>
        <w:rPr>
          <w:color w:val="000000"/>
          <w:sz w:val="22"/>
          <w:szCs w:val="22"/>
        </w:rPr>
        <w:t xml:space="preserve">Off-target pesticide drift plays an important role in pesticide exposures for families living near pesticide-spray sites. </w:t>
      </w:r>
      <w:r>
        <w:rPr>
          <w:sz w:val="22"/>
          <w:szCs w:val="22"/>
        </w:rPr>
        <w:t xml:space="preserve">Exposure to pesticides during early childhood can affect neurodevelopment. </w:t>
      </w:r>
      <w:r>
        <w:rPr>
          <w:color w:val="000000"/>
          <w:sz w:val="22"/>
          <w:szCs w:val="22"/>
        </w:rPr>
        <w:t>In Pedro Moncayo County, Ecuador, regular use of insecticides, fungicides, and herbicides, has been documented, making children of agricultural families and those living in proximity to floriculture highly susceptible to pesticide exposure. This study aims to tests associations of residential proximity to pesticide-intensive floricultural crops with neurobehavior assessed longitudinally from childhood through adolescence.</w:t>
      </w:r>
    </w:p>
    <w:p w14:paraId="0CA32342" w14:textId="77777777" w:rsidR="00B9096D" w:rsidRDefault="00B9096D">
      <w:pPr>
        <w:rPr>
          <w:b/>
          <w:color w:val="000000"/>
          <w:sz w:val="22"/>
          <w:szCs w:val="22"/>
        </w:rPr>
      </w:pPr>
    </w:p>
    <w:p w14:paraId="0CA32343" w14:textId="77777777" w:rsidR="00B9096D" w:rsidRDefault="00000000">
      <w:pPr>
        <w:rPr>
          <w:sz w:val="22"/>
          <w:szCs w:val="22"/>
        </w:rPr>
      </w:pPr>
      <w:r>
        <w:rPr>
          <w:b/>
          <w:color w:val="000000"/>
          <w:sz w:val="22"/>
          <w:szCs w:val="22"/>
        </w:rPr>
        <w:t xml:space="preserve">Methods: </w:t>
      </w:r>
      <w:r>
        <w:rPr>
          <w:color w:val="000000"/>
          <w:sz w:val="22"/>
          <w:szCs w:val="22"/>
        </w:rPr>
        <w:t xml:space="preserve">We examined participants from the ESPINA study living in agricultural settings in Ecuador at three time periods - Visit 1: </w:t>
      </w:r>
      <w:r>
        <w:rPr>
          <w:rFonts w:eastAsia="Times New Roman"/>
          <w:color w:val="212121"/>
          <w:sz w:val="22"/>
          <w:szCs w:val="22"/>
          <w:shd w:val="clear" w:color="auto" w:fill="FFFFFF"/>
        </w:rPr>
        <w:t>July-August 2008 (4-9-year-olds), Visit 2: April 2016 (11-17-year-olds), and Visit 3: July-October 2016 (11-17-year-olds). Neurobehavioral performance was evaluated using the NEPSY-II across all time periods</w:t>
      </w:r>
      <w:r>
        <w:rPr>
          <w:color w:val="000000"/>
          <w:sz w:val="22"/>
          <w:szCs w:val="22"/>
        </w:rPr>
        <w:t xml:space="preserve">. Distance between participants’ households and the nearest floricultural crop, and total surface area of floricultural crops near homes were calculated. </w:t>
      </w:r>
      <w:r>
        <w:rPr>
          <w:sz w:val="22"/>
          <w:szCs w:val="22"/>
        </w:rPr>
        <w:t xml:space="preserve">Associations were tested using generalized estimating equation models. </w:t>
      </w:r>
    </w:p>
    <w:p w14:paraId="0CA32344" w14:textId="77777777" w:rsidR="00B9096D" w:rsidRDefault="00B9096D">
      <w:pPr>
        <w:rPr>
          <w:b/>
          <w:color w:val="000000"/>
          <w:sz w:val="22"/>
          <w:szCs w:val="22"/>
        </w:rPr>
      </w:pPr>
    </w:p>
    <w:p w14:paraId="0CA32345" w14:textId="77777777" w:rsidR="00B9096D" w:rsidRDefault="00000000">
      <w:pPr>
        <w:rPr>
          <w:color w:val="000000"/>
          <w:sz w:val="22"/>
          <w:szCs w:val="22"/>
        </w:rPr>
      </w:pPr>
      <w:r>
        <w:rPr>
          <w:b/>
          <w:color w:val="000000"/>
          <w:sz w:val="22"/>
          <w:szCs w:val="22"/>
        </w:rPr>
        <w:t xml:space="preserve">Results: </w:t>
      </w:r>
      <w:del w:id="2" w:author="Suarez, Jose" w:date="2025-06-03T19:17:00Z">
        <w:r>
          <w:rPr>
            <w:b/>
            <w:color w:val="000000"/>
            <w:sz w:val="22"/>
            <w:szCs w:val="22"/>
          </w:rPr>
          <w:delText xml:space="preserve">Participants </w:delText>
        </w:r>
      </w:del>
      <w:ins w:id="3" w:author="Suarez, Jose" w:date="2025-06-03T19:17:00Z">
        <w:r>
          <w:rPr>
            <w:color w:val="000000"/>
            <w:sz w:val="22"/>
            <w:szCs w:val="22"/>
          </w:rPr>
          <w:t>We included XXX observations of</w:t>
        </w:r>
      </w:ins>
      <w:del w:id="4" w:author="Suarez, Jose" w:date="2025-06-03T19:17:00Z">
        <w:r>
          <w:rPr>
            <w:color w:val="000000"/>
            <w:sz w:val="22"/>
            <w:szCs w:val="22"/>
          </w:rPr>
          <w:delText>included</w:delText>
        </w:r>
      </w:del>
      <w:r>
        <w:rPr>
          <w:color w:val="000000"/>
          <w:sz w:val="22"/>
          <w:szCs w:val="22"/>
        </w:rPr>
        <w:t xml:space="preserve"> 629 children examined across the 3 time periods. Average distance from nearest plantation was 441.8m (±348.3m), 508.8m (±630.8m) and 566.9m (±803.6m) in time 1, 2, and 3 respectively. Most participants lived within 500m of a crop: Visit 1 (62.6%), Visit 2 (61.8%), and Visit 3 (63.6%). Across the three visits, NEPSY-II scores mean (SD) ranged from 5.9 (3.0) to 10.7 (4.9). Increasing floriculture distance between participant’s homes and floricultural crop was associated with higher performance on the domains of Attention/Inhibitory Control, Language, and Memory/</w:t>
      </w:r>
      <w:commentRangeStart w:id="5"/>
      <w:r>
        <w:rPr>
          <w:color w:val="000000"/>
          <w:sz w:val="22"/>
          <w:szCs w:val="22"/>
        </w:rPr>
        <w:t>Learning</w:t>
      </w:r>
      <w:commentRangeEnd w:id="5"/>
      <w:ins w:id="6" w:author="Michelle Pfaff" w:date="2025-07-21T10:00:00Z">
        <w:r>
          <w:commentReference w:id="5"/>
        </w:r>
        <w:commentRangeStart w:id="7"/>
        <w:commentRangeEnd w:id="7"/>
        <w:r>
          <w:commentReference w:id="7"/>
        </w:r>
      </w:ins>
      <w:r>
        <w:rPr>
          <w:color w:val="000000"/>
          <w:sz w:val="22"/>
          <w:szCs w:val="22"/>
        </w:rPr>
        <w:t>. Concurring with these findings, all crop areas within 100-500m buffers around homes were associated with lower Attention/Inhibitory Control domain scores. For instance, doubling crop areas within 300m was associated with lower scores by -</w:t>
      </w:r>
      <w:commentRangeStart w:id="8"/>
      <w:r>
        <w:rPr>
          <w:color w:val="000000"/>
          <w:sz w:val="22"/>
          <w:szCs w:val="22"/>
        </w:rPr>
        <w:t>0.026</w:t>
      </w:r>
      <w:commentRangeEnd w:id="8"/>
      <w:r>
        <w:commentReference w:id="8"/>
      </w:r>
      <w:r>
        <w:rPr>
          <w:color w:val="000000"/>
          <w:sz w:val="22"/>
          <w:szCs w:val="22"/>
        </w:rPr>
        <w:t xml:space="preserve"> (CI: -0.045, -0.007; p = 0.0064). </w:t>
      </w:r>
    </w:p>
    <w:p w14:paraId="0CA32346" w14:textId="77777777" w:rsidR="00B9096D" w:rsidRDefault="00B9096D">
      <w:pPr>
        <w:rPr>
          <w:color w:val="000000"/>
          <w:sz w:val="22"/>
          <w:szCs w:val="22"/>
        </w:rPr>
      </w:pPr>
    </w:p>
    <w:p w14:paraId="0CA32347" w14:textId="77777777" w:rsidR="00B9096D" w:rsidRDefault="00000000">
      <w:pPr>
        <w:rPr>
          <w:color w:val="000000"/>
          <w:sz w:val="22"/>
          <w:szCs w:val="22"/>
        </w:rPr>
      </w:pPr>
      <w:r>
        <w:rPr>
          <w:b/>
          <w:color w:val="000000"/>
          <w:sz w:val="22"/>
          <w:szCs w:val="22"/>
        </w:rPr>
        <w:t xml:space="preserve">Conclusions: </w:t>
      </w:r>
      <w:r>
        <w:rPr>
          <w:bCs/>
          <w:color w:val="000000"/>
          <w:sz w:val="22"/>
          <w:szCs w:val="22"/>
        </w:rPr>
        <w:t xml:space="preserve">Residential proximity to floricultural crops was associated with lower neurobehavioral performance in some domains in longitudinal analysis. These findings suggest that off target pesticide drift from crops may affect </w:t>
      </w:r>
      <w:r>
        <w:rPr>
          <w:color w:val="000000"/>
          <w:sz w:val="22"/>
          <w:szCs w:val="22"/>
        </w:rPr>
        <w:t xml:space="preserve">neurobehavioral performance of children living nearby, in tasks related to impulsivity and cognitive flexibility, understanding complex verbal instructions, and challenges with verbal-visual associative learning among </w:t>
      </w:r>
      <w:ins w:id="9" w:author="Kayser, Georgia" w:date="2025-07-17T19:57:00Z">
        <w:r>
          <w:rPr>
            <w:color w:val="000000"/>
            <w:sz w:val="22"/>
            <w:szCs w:val="22"/>
          </w:rPr>
          <w:t xml:space="preserve">children and </w:t>
        </w:r>
      </w:ins>
      <w:r>
        <w:rPr>
          <w:color w:val="000000"/>
          <w:sz w:val="22"/>
          <w:szCs w:val="22"/>
        </w:rPr>
        <w:t>adolescents.</w:t>
      </w:r>
    </w:p>
    <w:p w14:paraId="0CA32348" w14:textId="77777777" w:rsidR="00B9096D" w:rsidRDefault="00B9096D">
      <w:pPr>
        <w:rPr>
          <w:color w:val="000000"/>
          <w:sz w:val="22"/>
          <w:szCs w:val="22"/>
        </w:rPr>
      </w:pPr>
    </w:p>
    <w:p w14:paraId="0CA32349" w14:textId="77777777" w:rsidR="00B9096D" w:rsidRDefault="00000000">
      <w:pPr>
        <w:rPr>
          <w:color w:val="000000"/>
          <w:sz w:val="22"/>
          <w:szCs w:val="22"/>
        </w:rPr>
      </w:pPr>
      <w:r>
        <w:rPr>
          <w:b/>
          <w:bCs/>
          <w:color w:val="000000"/>
          <w:sz w:val="22"/>
          <w:szCs w:val="22"/>
        </w:rPr>
        <w:t xml:space="preserve">Key words (1-7): </w:t>
      </w:r>
      <w:r>
        <w:rPr>
          <w:color w:val="000000"/>
          <w:sz w:val="22"/>
          <w:szCs w:val="22"/>
        </w:rPr>
        <w:t>neurodevelopment, children, Attention, Inhibition, Memory, Learning</w:t>
      </w:r>
    </w:p>
    <w:p w14:paraId="0CA3234A" w14:textId="77777777" w:rsidR="00B9096D" w:rsidRDefault="00B9096D">
      <w:pPr>
        <w:rPr>
          <w:b/>
          <w:bCs/>
          <w:color w:val="000000"/>
          <w:sz w:val="22"/>
          <w:szCs w:val="22"/>
        </w:rPr>
      </w:pPr>
    </w:p>
    <w:p w14:paraId="0CA3234B" w14:textId="77777777" w:rsidR="00B9096D" w:rsidRDefault="00000000">
      <w:pPr>
        <w:rPr>
          <w:b/>
          <w:bCs/>
          <w:color w:val="000000"/>
          <w:sz w:val="22"/>
          <w:szCs w:val="22"/>
        </w:rPr>
      </w:pPr>
      <w:r>
        <w:rPr>
          <w:b/>
          <w:bCs/>
          <w:color w:val="000000"/>
          <w:sz w:val="22"/>
          <w:szCs w:val="22"/>
        </w:rPr>
        <w:t>Highlights (3 to 5 bullet points, each a maximum of 85 characters, including spaces):</w:t>
      </w:r>
    </w:p>
    <w:p w14:paraId="0CA3234C" w14:textId="77777777" w:rsidR="00B9096D" w:rsidRDefault="00000000">
      <w:pPr>
        <w:pStyle w:val="ListParagraph"/>
        <w:numPr>
          <w:ilvl w:val="0"/>
          <w:numId w:val="2"/>
        </w:numPr>
        <w:rPr>
          <w:color w:val="000000"/>
          <w:sz w:val="22"/>
          <w:szCs w:val="22"/>
        </w:rPr>
      </w:pPr>
      <w:r>
        <w:rPr>
          <w:color w:val="000000"/>
          <w:sz w:val="22"/>
          <w:szCs w:val="22"/>
        </w:rPr>
        <w:t xml:space="preserve"> </w:t>
      </w:r>
    </w:p>
    <w:p w14:paraId="0CA3234D" w14:textId="77777777" w:rsidR="00B9096D" w:rsidRDefault="00000000">
      <w:pPr>
        <w:pStyle w:val="ListParagraph"/>
        <w:numPr>
          <w:ilvl w:val="0"/>
          <w:numId w:val="2"/>
        </w:numPr>
        <w:rPr>
          <w:color w:val="000000"/>
          <w:sz w:val="22"/>
          <w:szCs w:val="22"/>
        </w:rPr>
      </w:pPr>
      <w:r>
        <w:rPr>
          <w:color w:val="000000"/>
          <w:sz w:val="22"/>
          <w:szCs w:val="22"/>
        </w:rPr>
        <w:lastRenderedPageBreak/>
        <w:t xml:space="preserve">  </w:t>
      </w:r>
    </w:p>
    <w:p w14:paraId="0CA3234E" w14:textId="77777777" w:rsidR="00B9096D" w:rsidRDefault="00B9096D">
      <w:pPr>
        <w:pStyle w:val="ListParagraph"/>
        <w:numPr>
          <w:ilvl w:val="0"/>
          <w:numId w:val="2"/>
        </w:numPr>
        <w:rPr>
          <w:color w:val="000000"/>
          <w:sz w:val="22"/>
          <w:szCs w:val="22"/>
        </w:rPr>
      </w:pPr>
    </w:p>
    <w:p w14:paraId="0CA3234F" w14:textId="77777777" w:rsidR="00B9096D" w:rsidRDefault="00B9096D">
      <w:pPr>
        <w:ind w:left="360"/>
        <w:rPr>
          <w:b/>
          <w:bCs/>
          <w:sz w:val="22"/>
          <w:szCs w:val="22"/>
        </w:rPr>
      </w:pPr>
    </w:p>
    <w:p w14:paraId="0CA32350" w14:textId="77777777" w:rsidR="00B9096D" w:rsidRDefault="00000000">
      <w:pPr>
        <w:numPr>
          <w:ilvl w:val="0"/>
          <w:numId w:val="1"/>
        </w:numPr>
        <w:rPr>
          <w:b/>
          <w:bCs/>
          <w:sz w:val="22"/>
          <w:szCs w:val="22"/>
        </w:rPr>
      </w:pPr>
      <w:r>
        <w:rPr>
          <w:b/>
          <w:bCs/>
          <w:color w:val="000000"/>
          <w:sz w:val="22"/>
          <w:szCs w:val="22"/>
        </w:rPr>
        <w:t>Introduction</w:t>
      </w:r>
    </w:p>
    <w:p w14:paraId="0CA32351" w14:textId="77777777" w:rsidR="00B9096D" w:rsidRDefault="00B9096D">
      <w:pPr>
        <w:ind w:left="360"/>
        <w:jc w:val="both"/>
        <w:rPr>
          <w:sz w:val="22"/>
          <w:szCs w:val="22"/>
        </w:rPr>
      </w:pPr>
    </w:p>
    <w:p w14:paraId="0CA32352" w14:textId="77777777" w:rsidR="00B9096D" w:rsidRDefault="00000000">
      <w:pPr>
        <w:ind w:firstLine="720"/>
        <w:jc w:val="both"/>
        <w:rPr>
          <w:color w:val="000000"/>
          <w:sz w:val="22"/>
          <w:szCs w:val="22"/>
        </w:rPr>
      </w:pPr>
      <w:r>
        <w:rPr>
          <w:sz w:val="22"/>
          <w:szCs w:val="22"/>
        </w:rPr>
        <w:t xml:space="preserve">Children of agricultural workers have increased risk of pesticide exposure not only through direct contact but also through off-target drift from agricultural crops to residential homes </w:t>
      </w:r>
      <w:r>
        <w:fldChar w:fldCharType="begin"/>
      </w:r>
      <w:r>
        <w:rPr>
          <w:sz w:val="22"/>
          <w:szCs w:val="22"/>
        </w:rPr>
        <w:instrText>ADDIN ZOTERO_ITEM CSL_CITATION {"citationID":"hQSoPLAT","properties":{"formattedCitation":"(Coronado et al., 2011; Hyland &amp; Laribi, 2017; Lu et al., 2000; Simcox et al., 1995; Su\\uc0\\u225{}rez-L\\uc0\\u243{}pez et al., 2020; Ward et al., 2006)","plainCitation":"(Coronado et al., 2011; Hyland &amp; Laribi, 2017; Lu et al., 2000; Simcox et al., 1995; Suárez-López et al., 2020;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Boyd"},{"family":"Faustman","given":"Elaine"},{"family":"Thompson","given":"Beti"}],"issued":{"date-parts":[["2011",8]]}}},{"id":4694,"uris":["http://zotero.org/users/5127433/items/8GV5WITX"],"itemData":{"id":4694,"type":"article-journal","abstract":"BackgroundChildren of farmworkers may be chronically exposed to pesticides via the take-home exposure pathway.ObjectiveThe goal of this review was to analyze scientific literature evaluating the role of the take-home pesticide exposure pathway in children of agricultural workers.MethodsA systematic review was undertaken and inclusion criteria were applied to identify original articles of interest. Of the 30 articles included in this review, some belonged to the same studies, resulting in a total of 23 studies. Eight studies assessed environmental samples, nine collected biological samples, and the remaining six analyzed both. Eleven studies compared pesticide levels between farm and non-farm families.ResultsThere is convincing evidence that children of farmworkers are exposed to pesticides at higher levels than \"non-agricultural\" children, even when residing in the same agricultural communities. These levels were shown to depend on the season, occupation, number of farmworkers per home, and type of crops. Other factors such as age, gender and, sex seem to also influence this pathway. Some studies have shown that pesticides used solely in agriculture are found only in households of farmworkers spraying these pesticides. Moreover, intervention studies have shown that behaviors among farmworkers can significantly lower exposure of people living in the same households as farmworkers.Discussion and conclusionThe evidence presented here raises concerns regarding health effects associated with exposure to pesticides in children living in agricultural communities, and indicates that strategies should be developed to reduce exposures in these populations.","container-title":"Environmental research","DOI":"10.1016/j.envres.2017.04.017","ISSN":"1096-0953","journalAbbreviation":"Environ Res","language":"eng","note":"PMID: 28437652","page":"559-570","source":"Europe PMC","title":"Review of take-home pesticide exposure pathway in children living in agricultural areas","volume":"156","author":[{"family":"Hyland","given":"Carly"},{"family":"Laribi","given":"Ouahiba"}],"issued":{"date-parts":[["2017",7,1]]}}},{"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id":4736,"uris":["http://zotero.org/users/5127433/items/CXGU9RTA"],"itemData":{"id":4736,"type":"article-journal","abstract":"Child of agriculture families are likely to be exposed to agricultural chemicals, even if they are not involved in farm activities. This study was designed to determine whether such children are exposed to higher levels of pesticides than children whose parents are not involved in agriculture and whose homes are not close to farms. Household dust and soil samples were collected in children's play areas from 59 residences in eastern Washington State (26 farming, 22 farmworker, and 11 nonfarming families). The majority of the farm families lived within 200 feet of an operating apple or pear orchard, whereas all reference homes were located at least a quarter of a mile from an orchard. Four organophosphorous (OP) insecticides commonly used on tree fruit were targeted for analysis: azinphosmethyl, chlorpyrifos, parathion, and phosmet. Samples were extracted and analyzed by gas chromatography/mass selective detection. Pesticide concentrations in household dust were significantly higher than in soil for all groups. OP levels for farmer/farm-worker families ranged from nondetectable to 930 ng/g in soil (0.93 ppm) and from nondetectable to 17,000 ng/g in dust (17 ppm); all four OP compounds were found in 62% of household dust samples, and two-thirds of the farm homes contained at least one OP above 1000 ng/g. Residues were found less frequently in reference homes and all levels were below 1000 ng/g. Household dust concentrations for all four target compounds were significantly lower in reference homes when compared to farmer/farmworker homes (Mann Whitney, U test; p &lt; 0.05). These results demonstrate that children of agricultural families have a higher potential for exposure to OP pesticides than children of nonfarm families in this region. Measurable residues of a toxicity, I compound registered exclusively for agricultural use, azcnphosmettyl were found in household dust samples from all study homes, suggesting that low level exposure to such chemicals occurs throughout the region. Children's total and cumulative exposure to this pesticide class from household dust, soil, and other sources warrants further investigation.","container-title":"Environmental Health Perspectives","DOI":"10.1289/ehp.951031126","issue":"12","note":"publisher: Environmental Health Perspectives","page":"1126-1134","source":"ehp.niehs.nih.gov (Atypon)","title":"Pesticides in household dust and soil: exposure pathways for children of agricultural families.","title-short":"Pesticides in household dust and soil","volume":"103","author":[{"family":"Simcox","given":"N J"},{"family":"Fenske","given":"R A"},{"family":"Wolz","given":"S A"},{"family":"Lee","given":"I C"},{"family":"Kalman","given":"D A"}],"issued":{"date-parts":[["1995",12]]}}},{"id":4733,"uris":["http://zotero.org/users/5127433/items/PG2XT3KC"],"itemData":{"id":4733,"type":"article-journal","abstract":"Background\nOff-target drift of pesticides from farms increases the risk of pesticide exposure of people living nearby. Cholinesterase inhibitors (i.e. organophosphates and carbamates) are frequently used in agriculture and inhibit acetylcholinesterase (AChE) activity. Greenhouse agriculture is an important production method, but it is unknown how far pesticide drift from greenhouses can extend and expose people living nearby.\n\nMethods\nThis study included 1156 observations from 3 exams (2008, Apr 2016 and Jul-Oct of 623 children aged 4-to-17 years living in agricultural communities in Ecuador. AChE, a physiological marker of cholinesterase inhibitor exposure, was measured in blood. Geographic positioning of greenhouses and homes were obtained using GPS receivers and satellite imagery. Distances between homes and the nearest greenhouse edge, and areas of greenhouse crops within various buffer zones around homes were calculated. Repeated-measures regression adjusted for hemoglobin and other covariates estimated change in AChE relative to distance from greenhouses.\n\nResults\nThe pooled mean (SD) of AChE activity was 3.58 U/mL (0.60). The median (25th-75th %tile) residential distance to crops was 334 m (123, 648) and crop area within 500 m of homes (non-zero values only) was 18,482 m2 (7115, 61,841). Residential proximity to greenhouse crops was associated with lower AChE activity among children living within 275m of crops (AChE difference per 100m of proximity [95% CI]= −0.10 U/mL [−0.20, −0.006]). Lower AChE activity was associated with greater crop area within 500m of homes (AChE difference per 1000m2 [95% CI]= −0.026 U/mL [−0.040, −0.012]) and especially within 150m (−0.037 U/mL [−0.065, −0.007]).\n\nConclusions\nResidential proximity to floricultural greenhouses, especially within 275m, was associated with lower AChE activity among children, reflecting greater cholinesterase inhibitor exposure from pesticide drift. Analyses of residential proximity and crop areas near homes yielded complementary findings. Mitigation of off-target drift of pesticides from crops onto nearby homes is recommended.","container-title":"Environmental research","DOI":"10.1016/j.envres.2020.109728","ISSN":"0013-9351","journalAbbreviation":"Environ Res","note":"PMID: 32798937\nPMCID: PMC7483309","page":"109728","source":"PubMed Central","title":"Residential proximity to greenhouse crops and pesticide exposure (via acetylcholinesterase activity) assessed from childhood through adolescence","volume":"188","author":[{"family":"Suárez-López","given":"José R."},{"family":"Nazeeh","given":"Noor"},{"family":"Kayser","given":"Georgia"},{"family":"Suarez-Torres","given":"Jose"},{"family":"Checkoway","given":"Harvey"},{"family":"López-Paredes","given":"Dolores"},{"family":"Jacobs","given":"David R."},{"family":"Cruz","given":"Franklin","non-dropping-particle":"de la"}],"issued":{"date-parts":[["2020",9]]}}},{"id":4738,"uris":["http://zotero.org/users/5127433/items/8QA6Z3A5"],"itemData":{"id":4738,"type":"article-journal","abstract":"Rural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w:instrText>
      </w:r>
      <w:r>
        <w:rPr>
          <w:sz w:val="22"/>
          <w:szCs w:val="22"/>
        </w:rPr>
        <w:fldChar w:fldCharType="separate"/>
      </w:r>
      <w:r>
        <w:rPr>
          <w:sz w:val="22"/>
          <w:lang w:val="es-MX"/>
        </w:rPr>
        <w:t>(Coronado et al., 2011; Hyland &amp; Laribi, 2017; Lu et al., 2000; Simcox et al., 1995; Suárez-López et al., 2020; Ward et al., 2006)</w:t>
      </w:r>
      <w:r>
        <w:rPr>
          <w:sz w:val="22"/>
          <w:szCs w:val="22"/>
        </w:rPr>
        <w:fldChar w:fldCharType="end"/>
      </w:r>
      <w:r>
        <w:rPr>
          <w:color w:val="000000"/>
          <w:sz w:val="22"/>
          <w:szCs w:val="22"/>
          <w:lang w:val="es-MX"/>
        </w:rPr>
        <w:t xml:space="preserve">. </w:t>
      </w:r>
      <w:r>
        <w:rPr>
          <w:color w:val="000000"/>
          <w:sz w:val="22"/>
          <w:szCs w:val="22"/>
        </w:rPr>
        <w:t xml:space="preserve">Studies indicate that off-target pesticide drift plays an important role in pesticide exposures for families living near pesticide-spray sites </w:t>
      </w:r>
      <w:r>
        <w:fldChar w:fldCharType="begin"/>
      </w:r>
      <w:r>
        <w:rPr>
          <w:color w:val="000000"/>
          <w:sz w:val="22"/>
          <w:szCs w:val="22"/>
        </w:rPr>
        <w:instrText>ADDIN ZOTERO_ITEM CSL_CITATION {"citationID":"u4IaDArA","properties":{"formattedCitation":"(Coronado et al., 2011; Ward et al., 2006)","plainCitation":"(Coronado et al., 2011;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w:instrText>
      </w:r>
      <w:r>
        <w:rPr>
          <w:color w:val="000000"/>
          <w:sz w:val="22"/>
          <w:szCs w:val="22"/>
        </w:rPr>
        <w:fldChar w:fldCharType="separate"/>
      </w:r>
      <w:r>
        <w:rPr>
          <w:sz w:val="22"/>
        </w:rPr>
        <w:t>(Coronado et al., 2011; Ward et al., 2006)</w:t>
      </w:r>
      <w:r>
        <w:rPr>
          <w:color w:val="000000"/>
          <w:sz w:val="22"/>
          <w:szCs w:val="22"/>
        </w:rPr>
        <w:fldChar w:fldCharType="end"/>
      </w:r>
      <w:r>
        <w:rPr>
          <w:color w:val="000000"/>
          <w:sz w:val="22"/>
          <w:szCs w:val="22"/>
        </w:rPr>
        <w:t>.</w:t>
      </w:r>
      <w:r>
        <w:rPr>
          <w:color w:val="C00000"/>
          <w:sz w:val="22"/>
          <w:szCs w:val="22"/>
        </w:rPr>
        <w:t xml:space="preserve"> </w:t>
      </w:r>
      <w:r>
        <w:rPr>
          <w:color w:val="000000"/>
          <w:sz w:val="22"/>
          <w:szCs w:val="22"/>
        </w:rPr>
        <w:t xml:space="preserve">For example, children living within 60-275 m of agricultural sites had lower acetylcholinesterase (AChE) activity, an enzyme inhibited by organophosphate (OP) </w:t>
      </w:r>
      <w:commentRangeStart w:id="10"/>
      <w:r>
        <w:rPr>
          <w:color w:val="000000"/>
          <w:sz w:val="22"/>
          <w:szCs w:val="22"/>
        </w:rPr>
        <w:t>insecticides</w:t>
      </w:r>
      <w:commentRangeEnd w:id="10"/>
      <w:ins w:id="11" w:author="Michelle Pfaff" w:date="2025-07-21T10:01:00Z">
        <w:r>
          <w:commentReference w:id="10"/>
        </w:r>
        <w:commentRangeStart w:id="12"/>
        <w:commentRangeEnd w:id="12"/>
        <w:r>
          <w:commentReference w:id="12"/>
        </w:r>
      </w:ins>
      <w:r>
        <w:rPr>
          <w:color w:val="000000"/>
          <w:sz w:val="22"/>
          <w:szCs w:val="22"/>
        </w:rPr>
        <w:t xml:space="preserve">, and higher urinary pesticide biomarkers and pesticide levels within their house dust </w:t>
      </w:r>
      <w:r>
        <w:fldChar w:fldCharType="begin"/>
      </w:r>
      <w:r>
        <w:rPr>
          <w:color w:val="000000"/>
          <w:sz w:val="22"/>
          <w:szCs w:val="22"/>
        </w:rPr>
        <w:instrText>ADDIN ZOTERO_ITEM CSL_CITATION {"citationID":"dwLQlg5t","properties":{"formattedCitation":"(Bradman et al., 2011; Lu et al., 2000)","plainCitation":"(Bradman et al., 2011; Lu et al., 2000)","noteIndex":0},"citationItems":[{"id":4668,"uris":["http://zotero.org/users/5127433/items/9BMPYSXZ"],"itemData":{"id":4668,"type":"article-journal","abstract":"Organophosphorus (OP) pesticides are used in agriculture and several are registered for home use. As young children age they may experience different pesticide exposures due to varying diet, behavior, and other factors. We measured six OP dialkylphosphate (DAP) metabolites (three dimethyl alkylphosphates (DMAP) and three diethyl alkylphosphates (DEAP)) in urine samples collected from ~400 children living in an agricultural community when they were 6, 12, and 24 months old. We examined bivariate associations between DAP metabolite levels and determinants such as age, diet, season, and parent occupation. To evaluate independent impacts, we then used generalized linear mixed multivariable models including interaction terms with age. The final models indicated that DMAP metabolite levels increased with age. DMAP levels were also positively associated with daily servings of produce at 6- and 24-months. Among the 6-month olds, DMAP metabolite levels were higher when samples were collected during the summer/spring versus the winter/fall months. Among the 12-month olds, DMAP and DEAP metabolites were higher when children lived ≤60 meters from an agricultural field. Among the 24-month-olds, DEAP metabolite levels were higher during the summer/spring months. Our findings suggest that there are multiple determinants of OP pesticide exposures, notably dietary intake and temporal and spatial proximity to agricultural use. The impact of these determinants varied by age and class of DAP metabolite.","container-title":"International Journal of Environmental Research and Public Health","DOI":"10.3390/ijerph8041061","ISSN":"1660-4601","issue":"4","language":"en","license":"http://creativecommons.org/licenses/by/3.0/","note":"number: 4\npublisher: Molecular Diversity Preservation International","page":"1061-1083","source":"www.mdpi.com","title":"Determinants of Organophosphorus Pesticide Urinary Metabolite Levels in Young Children Living in an Agricultural Community","volume":"8","author":[{"family":"Bradman","given":"Asa"},{"family":"Castorina","given":"Rosemary"},{"family":"Boyd Barr","given":"Dana"},{"family":"Chevrier","given":"Jonathan"},{"family":"Harnly","given":"Martha E."},{"family":"Eisen","given":"Ellen A."},{"family":"McKone","given":"Thomas E."},{"family":"Harley","given":"Kim"},{"family":"Holland","given":"Nina"},{"family":"Eskenazi","given":"Brenda"}],"issued":{"date-parts":[["2011",4]]}}},{"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schema":"https://github.com/citation-style-language/schema/raw/master/csl-citation.json"}</w:instrText>
      </w:r>
      <w:r>
        <w:rPr>
          <w:color w:val="000000"/>
          <w:sz w:val="22"/>
          <w:szCs w:val="22"/>
        </w:rPr>
        <w:fldChar w:fldCharType="separate"/>
      </w:r>
      <w:r>
        <w:rPr>
          <w:sz w:val="22"/>
        </w:rPr>
        <w:t>(Bradman et al., 2011; Lu et al., 2000)</w:t>
      </w:r>
      <w:r>
        <w:rPr>
          <w:color w:val="000000"/>
          <w:sz w:val="22"/>
          <w:szCs w:val="22"/>
        </w:rPr>
        <w:fldChar w:fldCharType="end"/>
      </w:r>
      <w:r>
        <w:rPr>
          <w:color w:val="000000"/>
          <w:sz w:val="22"/>
          <w:szCs w:val="22"/>
        </w:rPr>
        <w:t>.</w:t>
      </w:r>
      <w:ins w:id="13" w:author="Michelle Pfaff" w:date="2025-07-21T10:01:00Z">
        <w:r>
          <w:rPr>
            <w:color w:val="000000"/>
            <w:sz w:val="22"/>
            <w:szCs w:val="22"/>
          </w:rPr>
          <w:t xml:space="preserve"> (Suarez-Lopez et al., 2020)</w:t>
        </w:r>
      </w:ins>
    </w:p>
    <w:p w14:paraId="0CA32353" w14:textId="77777777" w:rsidR="00B9096D" w:rsidRDefault="00B9096D">
      <w:pPr>
        <w:rPr>
          <w:color w:val="000000"/>
          <w:sz w:val="22"/>
          <w:szCs w:val="22"/>
        </w:rPr>
      </w:pPr>
    </w:p>
    <w:p w14:paraId="0CA32354" w14:textId="77777777" w:rsidR="00B9096D" w:rsidRDefault="00000000">
      <w:pPr>
        <w:ind w:firstLine="720"/>
        <w:jc w:val="both"/>
        <w:rPr>
          <w:ins w:id="14" w:author="Michelle Pfaff" w:date="2025-07-21T10:04:00Z"/>
          <w:color w:val="C00000"/>
          <w:sz w:val="22"/>
          <w:szCs w:val="22"/>
        </w:rPr>
      </w:pPr>
      <w:r>
        <w:rPr>
          <w:sz w:val="22"/>
          <w:szCs w:val="22"/>
        </w:rPr>
        <w:t xml:space="preserve">Exposure to certain insecticides including organophosphates (OPs), carbamates, organochlorines (OCs), neonicotinoids (NEOs), and pyrethroids, as well as fungicides and herbicides during early childhood, may have adverse effects on neurodevelopment  </w:t>
      </w:r>
      <w:r>
        <w:fldChar w:fldCharType="begin"/>
      </w:r>
      <w:r>
        <w:rPr>
          <w:sz w:val="22"/>
          <w:szCs w:val="22"/>
        </w:rPr>
        <w:instrText>ADDIN ZOTERO_ITEM CSL_CITATION {"citationID":"9zzueKQj","properties":{"formattedCitation":"(D\\uc0\\u243{}rea, 2021; Sapbamrer &amp; Hongsibsong, 2019)","plainCitation":"(Dórea, 2021; Sapbamrer &amp; Hongsibsong, 2019)","noteIndex":0},"citationItems":[{"id":4746,"uris":["http://zotero.org/users/5127433/items/L6ITFPYJ"],"itemData":{"id":4746,"type":"article-journal","container-title":"Environment International","DOI":"10.1016/j.envint.2021.106407","ISSN":"1873-6750","journalAbbreviation":"Environ Int","language":"eng","note":"PMID: 33508535","page":"106407","source":"PubMed","title":"Neurodevelopment in mining environments entails different types of exposure and non-essential element interactions: Broadening the significance of the Nyanza et al study in Tanzania","title-short":"Neurodevelopment in mining environments entails different types of exposure and non-essential element interactions","volume":"149","author":[{"family":"Dórea","given":"José G."}],"issued":{"date-parts":[["2021",4]]}}},{"id":4716,"uris":["http://zotero.org/users/5127433/items/9IY7J5XC"],"itemData":{"id":4716,"type":"article-journal","abstract":"Exposure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w:instrText>
      </w:r>
      <w:r>
        <w:rPr>
          <w:sz w:val="22"/>
          <w:szCs w:val="22"/>
        </w:rPr>
        <w:fldChar w:fldCharType="separate"/>
      </w:r>
      <w:r>
        <w:rPr>
          <w:sz w:val="22"/>
        </w:rPr>
        <w:t>(Dórea, 2021; Sapbamrer &amp; Hongsibsong, 2019)</w:t>
      </w:r>
      <w:r>
        <w:rPr>
          <w:sz w:val="22"/>
          <w:szCs w:val="22"/>
        </w:rPr>
        <w:fldChar w:fldCharType="end"/>
      </w:r>
      <w:r>
        <w:rPr>
          <w:sz w:val="22"/>
          <w:szCs w:val="22"/>
        </w:rPr>
        <w:t>. Children are more susceptible to the neurotoxic effects of pesticide exposure than adults due to their higher intake of air, food, and water relative to body weight, their proximity to the ground, and exploratory behaviors</w:t>
      </w:r>
      <w:r>
        <w:rPr>
          <w:color w:val="000000"/>
          <w:sz w:val="22"/>
          <w:szCs w:val="22"/>
        </w:rPr>
        <w:t xml:space="preserve"> (Gary et al., 2004) </w:t>
      </w:r>
      <w:r>
        <w:fldChar w:fldCharType="begin"/>
      </w:r>
      <w:r>
        <w:rPr>
          <w:color w:val="000000"/>
          <w:sz w:val="22"/>
          <w:szCs w:val="22"/>
        </w:rPr>
        <w:instrText>ADDIN ZOTERO_ITEM CSL_CITATION {"citationID":"tStkVliJ","properties":{"formattedCitation":"(Eskenazi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w:instrText>
      </w:r>
      <w:r>
        <w:rPr>
          <w:color w:val="000000"/>
          <w:sz w:val="22"/>
          <w:szCs w:val="22"/>
        </w:rPr>
        <w:fldChar w:fldCharType="separate"/>
      </w:r>
      <w:r>
        <w:rPr>
          <w:sz w:val="22"/>
        </w:rPr>
        <w:t>(Eskenazi et al., 2007)</w:t>
      </w:r>
      <w:r>
        <w:rPr>
          <w:color w:val="000000"/>
          <w:sz w:val="22"/>
          <w:szCs w:val="22"/>
        </w:rPr>
        <w:fldChar w:fldCharType="end"/>
      </w:r>
      <w:r>
        <w:rPr>
          <w:color w:val="000000"/>
          <w:sz w:val="22"/>
          <w:szCs w:val="22"/>
        </w:rPr>
        <w:t>.</w:t>
      </w:r>
      <w:r>
        <w:rPr>
          <w:color w:val="000000"/>
          <w:sz w:val="22"/>
          <w:szCs w:val="22"/>
          <w:highlight w:val="white"/>
        </w:rPr>
        <w:t xml:space="preserve"> </w:t>
      </w:r>
      <w:r>
        <w:rPr>
          <w:sz w:val="22"/>
          <w:szCs w:val="22"/>
        </w:rPr>
        <w:t xml:space="preserve">Associations between pesticide exposure with neurobehavioral performance has primarily been observed for attention, motor function and inhibition domains </w:t>
      </w:r>
      <w:r>
        <w:fldChar w:fldCharType="begin"/>
      </w:r>
      <w:r>
        <w:rPr>
          <w:sz w:val="22"/>
          <w:szCs w:val="22"/>
        </w:rPr>
        <w:instrText>ADDIN ZOTERO_ITEM CSL_CITATION {"citationID":"AvX9k6ro","properties":{"formattedCitation":"(Burns et al., 2013; Eskenazi et al., 2007; Ismail et al., 2017; Marks et al., 2010; Mu\\uc0\\u241{}oz-Quezada et al., 2013; Rosas &amp; Eskenazi, 2008; S\\uc0\\u225{}nchez Lizardi et al., 2008; Shelton et al., 2014; Suarez-Lopez et al., 2013; Wagner-Schuman et al., 2015)","plainCitation":"(Burns et al., 2013; Eskenazi et al., 2007; Ismail et al., 2017; Marks et al., 2010; Muñoz-Quezada et al., 2013; Rosas &amp; Eskenazi, 2008; Sánchez Lizardi et al., 2008; Shelton et al., 2014; Suarez-Lopez et al., 2013; Wagner-Schuman et al., 2015)","noteIndex":0},"citationItems":[{"id":4670,"uris":["http://zotero.org/users/5127433/items/R464GVU6"],"itemData":{"id":4670,"type":"article-journal","abstract":"Assessment of whether pesticide exposure is associated with neurodevelopmental outcomes in children can best be addressed with a systematic review of both the human and animal peer-reviewed literature. This review analyzed epidemiologic studies testing the hypothesis that exposure to pesticides during pregnancy and/or early childhood is associated with neurodevelopmental outcomes in children. Studies that directly queried pesticide exposure (e.g., via questionnaire or interview) or measured pesticide or metabolite levels in biological specimens from study participants (e.g., blood, urine, etc.) or their immediate environment (e.g., personal air monitoring, home dust samples, etc.) were eligible for inclusion. Consistency, strength of association, and dose response were key elements of the framework utilized for evaluating epidemiologic studies. As a whole, the epidemiologic studies did not strongly implicate any particular pesticide as being causally related to adverse neurodevelopmental outcomes in infants and children. A few associations were unique for a health outcome and specific pesticide, and alternative hypotheses could not be ruled out. Our survey of the in vivo peer-reviewed published mammalian literature focused on effects of the specific active ingredient of pesticides on functional neurodevelopmental endpoints (i.e., behavior, neuropharmacology and neuropathology). In most cases, effects were noted at dose levels within the same order of magnitude or higher compared to the point of departure used for chronic risk assessments in the United States. Thus, although the published animal studies may have characterized potential neurodevelopmental outcomes using endpoints not required by guideline studies, the effects were generally observed at or above effect levels measured in repeated-dose toxicology studies submitted to the U.S. Environmental Protection Agency (EPA). Suggestions for improved exposure assessment in epidemiology studies and more effective and tiered approaches in animal testing are discussed.","container-title":"Journal of Toxicology and Environmental Health, Part B","DOI":"10.1080/10937404.2013.783383","ISSN":"1093-7404","issue":"3-4","note":"publisher: Taylor &amp; Francis\n_eprint: https://doi.org/10.1080/10937404.2013.783383\nPMID: 23777200","page":"127–283","source":"Taylor and Francis+NEJM","title":"Pesticide Exposure and Neurodevelopmental Outcomes: Review of the Epidemiologic and Animal Studies","title-short":"Pesticide Exposure and Neurodevelopmental Outcomes","volume":"16","author":[{"family":"Burns","given":"Carol J."},{"family":"McIntosh","given":"Laura J."},{"family":"Mink","given":"Pamela J."},{"family":"Jurek","given":"Anne M."},{"family":"Li","given":"Abby A."}],"issued":{"date-parts":[["2013",4,1]]}}},{"id":4678,"uris":["http://zotero.org/users/5127433/items/Z6AEBYRE"],"itemData":{"id":4678,"type":"article-journal","abstract":"BackgroundOrganophosphate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P."}],"issued":{"date-parts":[["2007",5]]}}},{"id":4695,"uris":["http://zotero.org/users/5127433/items/ENGJ8VZU"],"itemData":{"id":4695,"type":"article-journal","abstract":"Egyptian adolescents are hired as seasonal workers to apply pesticides to the cotton crop and may perform this occupation for several years. However, few studies examined the effects of repeated pesticide exposure on health outcomes The goal of this study was to determine the impact of repeated pesticide exposure on neurobehavioral (NB) performance and biomarkers of exposure (urinary metabolite) and effect (cholinesterase activity). Eighty-four adolescents from two field stations in Menoufia, Egypt, were examined four times: before and during pesticide application season in 2010 and again before and during application season in 2011. At each of the four time points, participants completed a questionnaire, performed an NB test battery, and were assessed for urinary levels of the chlorpyrifos metabolite TCPy (3,5,6-trichloro-2-pyridinol) and blood cholinesterase activity. Following the study cohort over two consecutive pesticide application seasons revealed that TCPy levels significantly increased following exposure, and returned to baseline levels following the end of the application season. Blood butyryl cholinesterase activity exhibited a similar pattern. Although NB outcomes displayed learning and practice effects over time, deficits in performance were significantly associated with increased TCPy levels with reduction in the number of NB measures showing improvement over time. Biomarkers of exposure and effect demonstrated changes associated with pesticide application and recovery after application ended. Deficits in NB performance were correlated with elevated pesticide exposure. Data demonstrated that repeated pesticide exposure may exert a long-term adverse impact on human health.","container-title":"Journal of Toxicology and Environmental Health, Part A","DOI":"10.1080/15287394.2017.1362612","ISSN":"1528-7394","issue":"10-12","note":"publisher: Taylor &amp; Francis\n_eprint: https://doi.org/10.1080/15287394.2017.1362612\nPMID: 28880741","page":"542–555","source":"Taylor and Francis+NEJM","title":"The impact of repeated organophosphorus pesticide exposure on biomarkers and neurobehavioral outcomes among adolescent pesticide applicators","volume":"80","author":[{"family":"Ismail","given":"Ahmed A."},{"family":"Wang","given":"Kai"},{"family":"Olson","given":"James R."},{"family":"Bonner","given":"Matthew R."},{"family":"Hendy","given":"Olfat"},{"family":"Abdel Rasoul","given":"Gaafar"},{"family":"Rohlman","given":"Diane S."}],"issued":{"date-parts":[["2017",6,18]]}}},{"id":4708,"uris":["http://zotero.org/users/5127433/items/UTHMMJC5"],"itemData":{"id":4708,"type":"article-journal","abstract":"BackgroundExposure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4711,"uris":["http://zotero.org/users/5127433/items/PVIZFQPJ"],"itemData":{"id":4711,"type":"article-journal","container-title":"Neurotoxicology","DOI":"10.1016/j.neuro.2013.09.003","journalAbbreviation":"Neurotoxicology","source":"ResearchGate","title":"Neurodevelopmental effects in children associated with exposure to organophosphate pesticides: A systematic review","title-short":"Neurodevelopmental effects in children associated with exposure to organophosphate pesticides","volume":"39","author":[{"family":"Muñoz-Quezada","given":"María"},{"family":"Lucero","given":"Boris"},{"family":"Barr","given":"Dana"},{"family":"Steenland","given":"Kyle"},{"family":"Levy","given":"Karen"},{"family":"Ryan","given":"P."},{"family":"Iglesias","given":"Verónica"},{"family":"Alvarado Orellana","given":"Sergio A."},{"family":"Concha","given":"Carlos"},{"family":"Rojas","given":"Evelyn"},{"family":"Vega","given":"Catalina"}],"issued":{"date-parts":[["2013",10,9]]}}},{"id":4714,"uris":["http://zotero.org/users/5127433/items/KV2NDM4M"],"itemData":{"id":4714,"type":"article-journal","abstract":"Purpose of review \n          This review summarizes the recent research on pesticide exposure and child neurobehavioral development with a focus on in-utero exposure to organochlorine and organophosphate pesticides.\n          Recent findings \n          Recent studies on in-utero exposure to the organochlorine pesticide dichlorodiphenyltrichloroethane and its breakdown product, dichlorodiphenyldichloroethene, indicate that exposure is associated with poorer infant (6 months and older) and child neurodevelopment. Yet, the studies differ on the domain of development that is affected. Research on organophosphate pesticide exposure and neurodevelopment is limited but suggests some negative association of exposure and neurodevelopment at certain ages. Two reports agree that increased levels of organophosphate exposure in utero result in greater numbers of abnormal reflexes in neonates and studies in older infants and young children also point to a negative association with development. In young children (2–3 years) two separate studies observed an increase in maternally reported pervasive developmental disorder with increased levels of organophosphate exposure.\n          Summary \n          Given that the literature suggests a link between organochlorine and in-utero pesticide exposure and impaired child neurodevelopment, clinicians should educate parents about prevention of exposure, especially in populations living in agricultural areas or where household use is common.","container-title":"Current Opinion in Pediatrics","DOI":"10.1097/MOP.0b013e3282f60a7d","ISSN":"1040-8703","issue":"2","language":"en-US","page":"191","source":"journals.lww.com","title":"Pesticides and child neurodevelopment","volume":"20","author":[{"family":"Rosas","given":"Lisa G."},{"family":"Eskenazi","given":"Brenda"}],"issued":{"date-parts":[["2008",4]]}}},{"id":4703,"uris":["http://zotero.org/users/5127433/items/GRSAFXT6"],"itemData":{"id":4703,"type":"article-journal","abstract":"Objective This study investigates the effects of Organophosphate (OP) pesticides exposure on the cognitive and behavioral functioning of Hispanic children living in an agricultural community. Methods Forty-eight children were administered a battery of cognitive measures, and their parents and teachers completed behavior rating scales. Children provided a urine sample for analysis of OP pesticides metabolites. Results All children had a detectable level of at least one OP pesticide metabolite. Higher OP pesticide metabolite concentration levels were significantly correlated with poorer performance on some subtests of the Wisconsin Card Sorting Test. However, the significance of this association was dependent upon the inclusion of two samples with noticeable higher OP pesticide metabolite concentration levels. Conclusions Short-term OP pesticide exposure seems to have deleterious effects on children's speed of attention, sequencing, mental flexibility, visual search, concept formation, and conceptual flexibility. This study is among a relatively small number of studies investigating an extremely complex problem. Limitations and suggestions for future studies are discussed.","container-title":"Journal of Pediatric Psychology","DOI":"10.1093/jpepsy/jsm047","ISSN":"0146-8693","issue":"1","journalAbbreviation":"Journal of Pediatric Psychology","page":"91-101","source":"Silverchair","title":"The Effects of Organophosphate Pesticide Exposure on Hispanic Children's Cognitive and Behavioral Functioning","volume":"33","author":[{"family":"Sánchez Lizardi","given":"Patricia"},{"family":"O'Rourke","given":"Mary Kay"},{"family":"Morris","given":"Richard J."}],"issued":{"date-parts":[["2008",1,1]]}}},{"id":4718,"uris":["http://zotero.org/users/5127433/items/J34QF8P2"],"itemData":{"id":4718,"type":"article-journal","abstract":"Background: Gestational exposure to several common agricultural pesticides can induce developmental neurotoxicity in humans, and has been associated with developmental delay and autism.Objectives: We evaluated whether residential proximity to agricultural pesticides during pregnancy is associated with autism spectrum disorders (ASD) or developmental delay (DD) in the Childhood Autism Risks from Genetics and Environment (CHARGE) study.Methods: The CHARGE study is a population-based case–control study of ASD, DD, and typical development. For 970 participants, commercial pesticide application data from the California Pesticide Use Report (1997–2008) were linked to the addresses during pregnancy. Pounds of active ingredient applied for organophophates, organochlorines, pyrethroids, and carbamates were aggregated within 1.25-km, 1.5-km, and 1.75-km buffer distances from the home. Multinomial logistic regression was used to estimate the odds ratio (OR) of exposure comparing confirmed cases of ASD (n = 486) or DD (n = 168) with typically developing referents (n = 316).Results: Approximately one-third of CHARGE study mothers lived, during pregnancy, within 1.5 km (just under 1 mile) of an agricultural pesticide application. Proximity to organophosphates at some point during gestation was associated with a 60% increased risk for ASD, higher for third-trimester exposures (OR = 2.0; 95% CI: 1.1, 3.6), and second-trimester chlorpyrifos applications (OR = 3.3; 95% CI: 1.5, 7.4). Children of mothers residing near pyrethroid insecticide applications just before conception or during third trimester were at greater risk for both ASD and DD, with ORs ranging from 1.7 to 2.3. Risk for DD was increased in those near carbamate applications, but no specific vulnerable period was identified.Conclusions: This study of ASD strengthens the evidence linking neurodevelopmental disorders with gestational pesticide exposures, particularly organophosphates, and provides novel results of ASD and DD associations with, respectively, pyrethroids and carbamates.Citation: Shelton JF, Geraghty EM, Tancredi DJ, Delwiche LD, Schmidt RJ, Ritz B, Hansen RL, Hertz-Picciotto I. 2014. Neurodevelopmental disorders and prenatal residential proximity to agricultural pesticides: the CHARGE study. Environ Health Perspect 122:1103–1109; https://doi.org/10.1289/ehp.1307044","container-title":"Environmental Health Perspectives","DOI":"10.1289/ehp.1307044","issue":"10","note":"publisher: Environmental Health Perspectives","page":"1103-1109","source":"ehp.niehs.nih.gov (Atypon)","title":"Neurodevelopmental Disorders and Prenatal Residential Proximity to Agricultural Pesticides: The CHARGE Study","title-short":"Neurodevelopmental Disorders and Prenatal Residential Proximity to Agricultural Pesticides","volume":"122","author":[{"family":"Shelton","given":"Janie F."},{"family":"Geraghty","given":"Estella M."},{"family":"Tancredi","given":"Daniel J."},{"family":"Delwiche","given":"Lora D."},{"family":"Schmidt","given":"Rebecca J."},{"family":"Ritz","given":"Beate"},{"family":"Hansen","given":"Robin L."},{"family":"Hertz-Picciotto","given":"Irva"}],"issued":{"date-parts":[["2014",10]]}}},{"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R."}],"issued":{"date-parts":[["2013"]]}}},{"id":4740,"uris":["http://zotero.org/users/5127433/items/QWS2DVXM"],"itemData":{"id":4740,"type":"article-journal","abstract":"Pyrethroid pesticides cause abnormalities in the dopamine system and produce an ADHD phenotype in animal models, with effects accentuated in males versus females. However, data regarding behavioral effects of pyrethroid exposure in children is limited. We examined the association between pyrethroid pesticide exposure and ADHD in a nationally representative sample of US children, and tested whether this association differs by sex.","container-title":"Environmental Health","DOI":"10.1186/s12940-015-0030-y","ISSN":"1476-069X","issue":"1","journalAbbreviation":"Environmental Health","page":"44","source":"BioMed Central","title":"Association of pyrethroid pesticide exposure with attention-deficit/hyperactivity disorder in a nationally representative sample of U.S. children","volume":"14","author":[{"family":"Wagner-Schuman","given":"Melissa"},{"family":"Richardson","given":"Jason R."},{"family":"Auinger","given":"Peggy"},{"family":"Braun","given":"Joseph M."},{"family":"Lanphear","given":"Bruce P."},{"family":"Epstein","given":"Jeffery N."},{"family":"Yolton","given":"Kimberly"},{"family":"Froehlich","given":"Tanya E."}],"issued":{"date-parts":[["2015",5,28]]}}}],"schema":"https://github.com/citation-style-language/schema/raw/master/csl-citation.json"}</w:instrText>
      </w:r>
      <w:r>
        <w:rPr>
          <w:sz w:val="22"/>
          <w:szCs w:val="22"/>
        </w:rPr>
        <w:fldChar w:fldCharType="separate"/>
      </w:r>
      <w:r>
        <w:rPr>
          <w:sz w:val="22"/>
        </w:rPr>
        <w:t>(Burns et al., 2013; Eskenazi et al., 2007; Ismail et al., 2017; Marks et al., 2010; Muñoz-Quezada et al., 2013; Rosas &amp; Eskenazi, 2008; Sánchez Lizardi et al., 2008; Shelton et al., 2014; Suarez-Lopez et al., 2013; Wagner-Schuman et al., 2015)</w:t>
      </w:r>
      <w:r>
        <w:rPr>
          <w:sz w:val="22"/>
          <w:szCs w:val="22"/>
        </w:rPr>
        <w:fldChar w:fldCharType="end"/>
      </w:r>
      <w:r>
        <w:rPr>
          <w:sz w:val="22"/>
          <w:szCs w:val="22"/>
        </w:rPr>
        <w:t>. A review of studies examining the association between pyrethroid exposure and neurobehavioral, neuromotor, and neurocognitive functions in agricultural workers and their children found that eight out of twelve studies reported adverse effects, particularly in the domains of attention, processing speed (related to hand-eye coordination), and motor coordination</w:t>
      </w:r>
      <w:r>
        <w:rPr>
          <w:color w:val="C00000"/>
          <w:sz w:val="22"/>
          <w:szCs w:val="22"/>
          <w:highlight w:val="white"/>
        </w:rPr>
        <w:t xml:space="preserve"> </w:t>
      </w:r>
      <w:r>
        <w:fldChar w:fldCharType="begin"/>
      </w:r>
      <w:r>
        <w:rPr>
          <w:color w:val="C00000"/>
          <w:sz w:val="22"/>
          <w:szCs w:val="22"/>
          <w:highlight w:val="white"/>
        </w:rPr>
        <w:instrText>ADDIN ZOTERO_ITEM CSL_CITATION {"citationID":"Ro6mfHlN","properties":{"formattedCitation":"(Lucero &amp; Mu\\uc0\\u241{}oz-Quezada, 2021)","plainCitation":"(Lucero &amp; Muñoz-Quezada, 2021)","noteIndex":0},"citationItems":[{"id":4701,"uris":["http://zotero.org/users/5127433/items/BEN323T7"],"itemData":{"id":4701,"type":"article-journal","abstract":"In recent years, pyrethroids have emerged as the least toxic alternative to combat insect pests, however, some laboratory studies and in children show that they present degrees of toxicity and neurobehavioral effects similar to other pesticides such as organophosphates. The purpose of this review is to systematize and analyze the epidemiological scientific evidence from the PubMed database on the effects of occupational exposure to pyrethroid pesticides on the neurobehavioral and neurocognitive functioning of agricultural workers. The results show that in 66% of the studies reviewed (n = 9), agricultural workers or their children occupationally exposed to pyrethroid pesticides have a higher risk of presenting difficulties in their neurocognitive or neurobehavioral performance, mainly associated with attention and speed problems processing. Although the research presented in this review is few, the level of quality of the studies and the evidence collected provide antecedents that confirm risk in the neurocognitive health of agricultural workers due to occupational exposure to pyrethroids. More research is required associated with the subject, regulating the sale, training workers and monitoring possible risks to human health.","container-title":"Frontiers in Human Neuroscience","DOI":"10.3389/fnhum.2021.648171","ISSN":"1662-5161","journalAbbreviation":"Front. Hum. Neurosci.","language":"English","note":"publisher: Frontiers","source":"Frontiers","title":"Neurobehavioral, Neuromotor, and Neurocognitive Effects in Agricultural Workers and Their Children Exposed to Pyrethroid Pesticides: A Review","title-short":"Neurobehavioral, Neuromotor, and Neurocognitive Effects in Agricultural Workers and Their Children Exposed to Pyrethroid Pesticides","URL":"https://www.frontiersin.org/articles/10.3389/fnhum.2021.648171","volume":"15","author":[{"family":"Lucero","given":"Boris"},{"family":"Muñoz-Quezada","given":"María Teresa"}],"accessed":{"date-parts":[["2024",6,7]]},"issued":{"date-parts":[["2021",7,16]]}}}],"schema":"https://github.com/citation-style-language/schema/raw/master/csl-citation.json"}</w:instrText>
      </w:r>
      <w:r>
        <w:rPr>
          <w:color w:val="C00000"/>
          <w:sz w:val="22"/>
          <w:szCs w:val="22"/>
          <w:highlight w:val="white"/>
        </w:rPr>
        <w:fldChar w:fldCharType="separate"/>
      </w:r>
      <w:r>
        <w:rPr>
          <w:sz w:val="22"/>
        </w:rPr>
        <w:t>(Lucero &amp; Muñoz-Quezada, 2021)</w:t>
      </w:r>
      <w:r>
        <w:rPr>
          <w:color w:val="C00000"/>
          <w:sz w:val="22"/>
          <w:szCs w:val="22"/>
          <w:highlight w:val="white"/>
        </w:rPr>
        <w:fldChar w:fldCharType="end"/>
      </w:r>
      <w:r>
        <w:rPr>
          <w:sz w:val="22"/>
          <w:szCs w:val="22"/>
          <w:highlight w:val="white"/>
        </w:rPr>
        <w:t xml:space="preserve">. </w:t>
      </w:r>
    </w:p>
    <w:p w14:paraId="0CA32355" w14:textId="77777777" w:rsidR="00B9096D" w:rsidRDefault="00000000">
      <w:pPr>
        <w:ind w:firstLine="720"/>
        <w:jc w:val="both"/>
        <w:rPr>
          <w:color w:val="C00000"/>
          <w:sz w:val="22"/>
          <w:szCs w:val="22"/>
        </w:rPr>
      </w:pPr>
      <w:ins w:id="15" w:author="Michelle Pfaff" w:date="2025-07-21T10:04:00Z">
        <w:r>
          <w:rPr>
            <w:sz w:val="22"/>
            <w:szCs w:val="22"/>
            <w:highlight w:val="white"/>
          </w:rPr>
          <w:t xml:space="preserve">OPs are used extensively in agriculture. Studies of animals and adult humans suggest OPs are neurodevelopmental toxicants (González-Alzaga et al., 2014). A cohort study of Latino farmworker families in the Salinas Valley of California, found emotional and behavioral problems in childhood after prenatal exposure to OPs (Hyland et al., 2021). Dialkylphosphate (DAP) metabolites, a proxy measure for cumulative exposure to OP pesticides, was found to be negatively associated with mental development indices (Eskenazi et al.,2007). Pre- and postnatal DAPs were associated with risk of pervasive developmental disorder at 24 months of age (Eskenazi et al., 2007). Geospatial analyses in the same population found that children’s IQ scores decreased with increasing use of OP within 1 km of maternal residence during pregnancy (Gunier, Bradman, Harley, Kogut, et al., 2017). </w:t>
        </w:r>
      </w:ins>
      <w:r>
        <w:rPr>
          <w:sz w:val="22"/>
          <w:szCs w:val="22"/>
          <w:highlight w:val="white"/>
        </w:rPr>
        <w:t xml:space="preserve">Results from a study on organophosphate (OP) pesticide exposure in Latino children living in </w:t>
      </w:r>
      <w:commentRangeStart w:id="16"/>
      <w:r>
        <w:rPr>
          <w:sz w:val="22"/>
          <w:szCs w:val="22"/>
          <w:highlight w:val="white"/>
        </w:rPr>
        <w:t xml:space="preserve">orchard communities in the Pacific Northwest of the United States </w:t>
      </w:r>
      <w:commentRangeEnd w:id="16"/>
      <w:r>
        <w:commentReference w:id="16"/>
      </w:r>
      <w:r>
        <w:rPr>
          <w:sz w:val="22"/>
          <w:szCs w:val="22"/>
          <w:highlight w:val="white"/>
        </w:rPr>
        <w:t xml:space="preserve">suggest that greater OP exposure in children who grow up with an agricultural worker was associated with less improvement over time in neurobehavioral performance on motor function compared to non-agricultural children with lower OP exposure, measured in household dust samples </w:t>
      </w:r>
      <w:r>
        <w:fldChar w:fldCharType="begin"/>
      </w:r>
      <w:r>
        <w:rPr>
          <w:sz w:val="22"/>
          <w:szCs w:val="22"/>
          <w:highlight w:val="white"/>
        </w:rPr>
        <w:instrText>ADDIN ZOTERO_ITEM CSL_CITATION {"citationID":"K3sEKiLP","properties":{"formattedCitation":"(Butler-Dawson et al., 2016)","plainCitation":"(Butler-Dawson et al., 2016)","noteIndex":0},"citationItems":[{"id":4672,"uris":["http://zotero.org/users/5127433/items/HQ357MHN"],"itemData":{"id":4672,"type":"article-journal","abstract":"Children living in agricultural communities have a greater risk from pesticides due to para-occupational pathways. The goal of this study was to assess the impact of exposure to organophosphorus pesticides on the neurobehavioral performance of school-aged Latino children over time. Two exposure measures were used to estimate children’s pesticide exposure: parent's occupation (agricultural or non-agricultural) and organophosphate residues in home carpet dust samples. During 2008–2011, 206 school-aged children completed a battery of neurobehavioral tests two times, approximately one year apart. The associations between both exposure measures and neurobehavioral performance were examined. Pesticide residues were detected in dust samples from both agricultural and non-agricultural homes, however, pesticides were detected more frequently and in higher concentrations in agricultural homes compared to non-agricultural homes. Although few differences were found between agricultural and non-agricultural children at both visits, deficits in learning from the first visit to the second visit, or less improvement, was found in agricultural children relative to non-agricultural children. These differences were significant for the Divided Attention and Purdue Pegboard tests. These findings are consistent with previous research showing deficits in motor function. A summary measure of organophosphate residues was not associated with neurobehavioral performance. Results from this study indicate that children in agricultural communities are at increased risk from pesticides as a result of a parent working in agricultural. Our findings suggest that organophosphate exposure may be associated with deficits in learning on neurobehavioral performance, particularly in tests of with motor function. In spite of regulatory phasing out of organophosphates in the U.S., we still see elevated levels and higher detection rates of several organophosphates in agricultural households than non-agricultural households, albeit lower levels than prior studies.","container-title":"NeuroToxicology","DOI":"10.1016/j.neuro.2016.01.009","ISSN":"0161-813X","journalAbbreviation":"NeuroToxicology","page":"165-172","source":"ScienceDirect","title":"Organophosphorus pesticide exposure and neurobehavioral performance in Latino children living in an orchard community","volume":"53","author":[{"family":"Butler-Dawson","given":"Jaime"},{"family":"Galvin","given":"Kit"},{"family":"Thorne","given":"Peter S."},{"family":"Rohlman","given":"Diane S."}],"issued":{"date-parts":[["2016",3,1]]}}}],"schema":"https://github.com/citation-style-language/schema/raw/master/csl-citation.json"}</w:instrText>
      </w:r>
      <w:r>
        <w:rPr>
          <w:sz w:val="22"/>
          <w:szCs w:val="22"/>
          <w:highlight w:val="white"/>
        </w:rPr>
        <w:fldChar w:fldCharType="separate"/>
      </w:r>
      <w:r>
        <w:rPr>
          <w:sz w:val="22"/>
          <w:highlight w:val="white"/>
        </w:rPr>
        <w:t>(Butler-Dawson et al., 2016)</w:t>
      </w:r>
      <w:r>
        <w:rPr>
          <w:sz w:val="22"/>
          <w:szCs w:val="22"/>
          <w:highlight w:val="white"/>
        </w:rPr>
        <w:fldChar w:fldCharType="end"/>
      </w:r>
      <w:r>
        <w:rPr>
          <w:sz w:val="22"/>
          <w:szCs w:val="22"/>
          <w:highlight w:val="white"/>
        </w:rPr>
        <w:t>.</w:t>
      </w:r>
      <w:r>
        <w:rPr>
          <w:color w:val="C00000"/>
          <w:sz w:val="22"/>
          <w:szCs w:val="22"/>
        </w:rPr>
        <w:t xml:space="preserve"> </w:t>
      </w:r>
      <w:r>
        <w:rPr>
          <w:color w:val="000000" w:themeColor="text1"/>
          <w:sz w:val="22"/>
          <w:szCs w:val="22"/>
        </w:rPr>
        <w:t>Lastly, children who had been hospitalized due to a single acute OP pesticide poisoning during infancy showed deficits in inhibitory control compared to children with no OP poisoning events (</w:t>
      </w:r>
      <w:r>
        <w:rPr>
          <w:sz w:val="22"/>
        </w:rPr>
        <w:t>Kofman et al., 2006)</w:t>
      </w:r>
      <w:r>
        <w:rPr>
          <w:color w:val="000000" w:themeColor="text1"/>
          <w:sz w:val="22"/>
          <w:szCs w:val="22"/>
        </w:rPr>
        <w:t xml:space="preserve">. </w:t>
      </w:r>
      <w:commentRangeStart w:id="17"/>
      <w:commentRangeStart w:id="18"/>
      <w:r>
        <w:rPr>
          <w:color w:val="000000" w:themeColor="text1"/>
          <w:sz w:val="22"/>
          <w:szCs w:val="22"/>
        </w:rPr>
        <w:t xml:space="preserve">Inhibitory control is the ability to purposely inhibit a prepotent response that will not have valuable results and release another response on cue (e.g. think before acting) (Kang et al., 2022). </w:t>
      </w:r>
      <w:commentRangeEnd w:id="17"/>
      <w:r>
        <w:commentReference w:id="17"/>
      </w:r>
      <w:commentRangeEnd w:id="18"/>
      <w:ins w:id="19" w:author="Kayser, Georgia" w:date="2025-07-17T15:44:00Z">
        <w:r>
          <w:commentReference w:id="18"/>
        </w:r>
        <w:r>
          <w:rPr>
            <w:color w:val="000000" w:themeColor="text1"/>
            <w:sz w:val="22"/>
            <w:szCs w:val="22"/>
          </w:rPr>
          <w:t xml:space="preserve"> </w:t>
        </w:r>
      </w:ins>
      <w:del w:id="20" w:author="Kayser, Georgia" w:date="2025-07-17T15:44:00Z">
        <w:r>
          <w:rPr>
            <w:color w:val="000000" w:themeColor="text1"/>
            <w:sz w:val="22"/>
            <w:szCs w:val="22"/>
          </w:rPr>
          <w:delText xml:space="preserve">In this study, test of inhibitory control consists of children resisting the urge of opening his/her eyes when faced with distractions (Statue from the Neuropsychological Assessment – NEPSY) and responding to the experimenter’s hand movements with a different hand movement (Knock Tap test from NEPSY) </w:delText>
        </w:r>
      </w:del>
      <w:r>
        <w:fldChar w:fldCharType="begin"/>
      </w:r>
      <w:r>
        <w:rPr>
          <w:color w:val="000000" w:themeColor="text1"/>
          <w:sz w:val="22"/>
          <w:szCs w:val="22"/>
        </w:rPr>
        <w:instrText>ADDIN ZOTERO_ITEM CSL_CITATION {"citationID":"OmhcXDrS","properties":{"formattedCitation":"(Kofman et al., 2006)","plainCitation":"(Kofman et al., 2006)","noteIndex":0},"citationItems":[{"id":4697,"uris":["http://zotero.org/users/5127433/items/8AYNBGWN"],"itemData":{"id":4697,"type":"article-journal","abstract":"Despite the critical role of acetylcholinesterase (AChE) in cortical function and development, no long-term studies have been conducted in humans on the long-term sequelae of the disruption of the cholinergic system in early childhood. We report a neuropsychological assessment of healthy school-aged children, who had been hospitalized in infancy following exposure to organophosphate pesticides, compared with children exposed to other toxins such as kerosene, and age- and sex-matched non-exposed children. Although overall, the children seem to have overcome the acute one-time exposure incident, and they all attend regular schools, a finer assessment of specific cognitive abilities indicates they are impaired compared with the matched controls. Specifically, the children who had been exposed to organophosphate pesticides had a deficit in inhibitory motor control. Children with pesticide or kerosene poisoning had a retrieval deficit on the acquisition phase of a verbal learning task.","container-title":"Pediatric Research","DOI":"10.1203/01.pdr.0000219467.47013.35","ISSN":"1530-0447","issue":"1","journalAbbreviation":"Pediatr Res","language":"en","license":"2006 International Pediatrics Research Foundation, Inc.","note":"publisher: Nature Publishing Group","page":"88-92","source":"www.nature.com","title":"Motor Inhibition and Learning Impairments in School-Aged Children Following Exposure to Organophosphate Pesticides in Infancy","volume":"60","author":[{"family":"Kofman","given":"Ora"},{"family":"Berger","given":"Andrea"},{"family":"Massarwa","given":"Ali"},{"family":"Friedman","given":"Alon"},{"family":"Jaffar","given":"Abed Abu"}],"issued":{"date-parts":[["2006",7]]}}}],"schema":"https://github.com/citation-style-language/schema/raw/master/csl-citation.json"}</w:instrText>
      </w:r>
      <w:r>
        <w:rPr>
          <w:color w:val="000000" w:themeColor="text1"/>
          <w:sz w:val="22"/>
          <w:szCs w:val="22"/>
        </w:rPr>
        <w:fldChar w:fldCharType="separate"/>
      </w:r>
      <w:del w:id="21" w:author="Kayser, Georgia" w:date="2025-07-17T15:44:00Z">
        <w:r>
          <w:rPr>
            <w:color w:val="000000" w:themeColor="text1"/>
            <w:sz w:val="22"/>
            <w:szCs w:val="22"/>
          </w:rPr>
          <w:delText>(Kofman et al., 2006)</w:delText>
        </w:r>
      </w:del>
      <w:r>
        <w:rPr>
          <w:color w:val="000000" w:themeColor="text1"/>
          <w:sz w:val="22"/>
          <w:szCs w:val="22"/>
        </w:rPr>
        <w:fldChar w:fldCharType="end"/>
      </w:r>
      <w:del w:id="22" w:author="Kayser, Georgia" w:date="2025-07-17T15:44:00Z">
        <w:r>
          <w:rPr>
            <w:color w:val="000000" w:themeColor="text1"/>
            <w:sz w:val="22"/>
            <w:szCs w:val="22"/>
          </w:rPr>
          <w:delText>.</w:delText>
        </w:r>
      </w:del>
    </w:p>
    <w:p w14:paraId="0CA32356" w14:textId="77777777" w:rsidR="00B9096D" w:rsidRDefault="00B9096D">
      <w:pPr>
        <w:ind w:firstLine="720"/>
        <w:jc w:val="both"/>
        <w:rPr>
          <w:sz w:val="22"/>
          <w:szCs w:val="22"/>
        </w:rPr>
      </w:pPr>
    </w:p>
    <w:p w14:paraId="0CA32357" w14:textId="77777777" w:rsidR="00B9096D" w:rsidRDefault="00000000">
      <w:pPr>
        <w:ind w:firstLine="720"/>
        <w:jc w:val="both"/>
        <w:rPr>
          <w:sz w:val="22"/>
          <w:szCs w:val="22"/>
        </w:rPr>
      </w:pPr>
      <w:del w:id="23" w:author="Michelle Pfaff" w:date="2025-07-21T10:05:00Z">
        <w:r>
          <w:delText xml:space="preserve">OPs are used extensively in agriculture. Studies of animals and adult humans suggest OPs are neurodevelopmental toxicants </w:delText>
        </w:r>
      </w:del>
      <w:r>
        <w:fldChar w:fldCharType="begin"/>
      </w:r>
      <w:r>
        <w:fldChar w:fldCharType="separate"/>
      </w:r>
      <w:del w:id="24" w:author="Michelle Pfaff" w:date="2025-07-21T10:05:00Z">
        <w:r>
          <w:delText>(González-Alzaga et al., 2014)</w:delText>
        </w:r>
      </w:del>
      <w:r>
        <w:fldChar w:fldCharType="end"/>
      </w:r>
      <w:del w:id="25" w:author="Michelle Pfaff" w:date="2025-07-21T10:05:00Z">
        <w:r>
          <w:delText xml:space="preserve">. A </w:delText>
        </w:r>
        <w:r>
          <w:rPr>
            <w:highlight w:val="white"/>
          </w:rPr>
          <w:delText xml:space="preserve">cohort study of Latino farmworker families in the Salinas </w:delText>
        </w:r>
        <w:r>
          <w:rPr>
            <w:highlight w:val="white"/>
          </w:rPr>
          <w:lastRenderedPageBreak/>
          <w:delText>Valley of California, found emotional and behavioral problems in childhood after prenatal expo</w:delText>
        </w:r>
        <w:commentRangeStart w:id="26"/>
        <w:commentRangeEnd w:id="26"/>
        <w:r>
          <w:commentReference w:id="26"/>
        </w:r>
        <w:r>
          <w:rPr>
            <w:highlight w:val="white"/>
          </w:rPr>
          <w:delText xml:space="preserve">sure to OPs </w:delText>
        </w:r>
      </w:del>
      <w:r>
        <w:fldChar w:fldCharType="begin"/>
      </w:r>
      <w:r>
        <w:rPr>
          <w:highlight w:val="white"/>
        </w:rPr>
        <w:fldChar w:fldCharType="separate"/>
      </w:r>
      <w:del w:id="27" w:author="Michelle Pfaff" w:date="2025-07-21T10:05:00Z">
        <w:r>
          <w:rPr>
            <w:highlight w:val="white"/>
          </w:rPr>
          <w:delText>(Hyland et al., 2021)</w:delText>
        </w:r>
      </w:del>
      <w:r>
        <w:rPr>
          <w:highlight w:val="white"/>
        </w:rPr>
        <w:fldChar w:fldCharType="end"/>
      </w:r>
      <w:del w:id="28" w:author="Michelle Pfaff" w:date="2025-07-21T10:05:00Z">
        <w:r>
          <w:rPr>
            <w:highlight w:val="white"/>
          </w:rPr>
          <w:delText>.</w:delText>
        </w:r>
        <w:r>
          <w:rPr>
            <w:color w:val="C00000"/>
            <w:highlight w:val="white"/>
          </w:rPr>
          <w:delText xml:space="preserve"> </w:delText>
        </w:r>
        <w:r>
          <w:rPr>
            <w:highlight w:val="white"/>
          </w:rPr>
          <w:delText xml:space="preserve">Dialkylphosphate (DAP) metabolites, a proxy measure for cumulative exposure to OP pesticides, was found to be negatively associated with mental development indices </w:delText>
        </w:r>
        <w:r>
          <w:delText>(Eskenazi et al.,2007)</w:delText>
        </w:r>
        <w:r>
          <w:rPr>
            <w:highlight w:val="white"/>
          </w:rPr>
          <w:delText xml:space="preserve">. Pre- and postnatal DAPs were associated with risk of pervasive developmental disorder at 24 months of age </w:delText>
        </w:r>
      </w:del>
      <w:r>
        <w:fldChar w:fldCharType="begin"/>
      </w:r>
      <w:r>
        <w:rPr>
          <w:highlight w:val="white"/>
        </w:rPr>
        <w:fldChar w:fldCharType="separate"/>
      </w:r>
      <w:del w:id="29" w:author="Michelle Pfaff" w:date="2025-07-21T10:05:00Z">
        <w:r>
          <w:delText>(Eskenazi et al., 2007)</w:delText>
        </w:r>
      </w:del>
      <w:r>
        <w:rPr>
          <w:highlight w:val="white"/>
        </w:rPr>
        <w:fldChar w:fldCharType="end"/>
      </w:r>
      <w:del w:id="30" w:author="Michelle Pfaff" w:date="2025-07-21T10:05:00Z">
        <w:r>
          <w:delText xml:space="preserve">. Geospatial analyses in the same population found that children’s </w:delText>
        </w:r>
        <w:r>
          <w:rPr>
            <w:shd w:val="clear" w:color="auto" w:fill="FFFFFF"/>
          </w:rPr>
          <w:delText xml:space="preserve">IQ scores decreased with increasing use of OP within 1 km of maternal </w:delText>
        </w:r>
        <w:commentRangeStart w:id="31"/>
        <w:commentRangeEnd w:id="31"/>
        <w:r>
          <w:commentReference w:id="31"/>
        </w:r>
        <w:r>
          <w:rPr>
            <w:shd w:val="clear" w:color="auto" w:fill="FFFFFF"/>
          </w:rPr>
          <w:delText xml:space="preserve">residence during pregnancy </w:delText>
        </w:r>
      </w:del>
      <w:r>
        <w:fldChar w:fldCharType="begin"/>
      </w:r>
      <w:r>
        <w:rPr>
          <w:shd w:val="clear" w:color="auto" w:fill="FFFFFF"/>
        </w:rPr>
        <w:fldChar w:fldCharType="separate"/>
      </w:r>
      <w:del w:id="32" w:author="Michelle Pfaff" w:date="2025-07-21T10:05:00Z">
        <w:r>
          <w:delText>(Gunier, Bradman, Harley, Kogut, et al., 2017)</w:delText>
        </w:r>
      </w:del>
      <w:r>
        <w:rPr>
          <w:shd w:val="clear" w:color="auto" w:fill="FFFFFF"/>
        </w:rPr>
        <w:fldChar w:fldCharType="end"/>
      </w:r>
      <w:del w:id="33" w:author="Michelle Pfaff" w:date="2025-07-21T10:05:00Z">
        <w:r>
          <w:rPr>
            <w:shd w:val="clear" w:color="auto" w:fill="FFFFFF"/>
          </w:rPr>
          <w:delText xml:space="preserve">. </w:delText>
        </w:r>
      </w:del>
    </w:p>
    <w:p w14:paraId="0CA32358" w14:textId="77777777" w:rsidR="00B9096D" w:rsidRDefault="00B9096D">
      <w:pPr>
        <w:rPr>
          <w:color w:val="000000"/>
          <w:sz w:val="22"/>
          <w:szCs w:val="22"/>
        </w:rPr>
      </w:pPr>
    </w:p>
    <w:p w14:paraId="0CA32359" w14:textId="77777777" w:rsidR="00B9096D" w:rsidRDefault="00000000">
      <w:pPr>
        <w:ind w:firstLine="720"/>
        <w:jc w:val="both"/>
        <w:rPr>
          <w:sz w:val="22"/>
          <w:szCs w:val="22"/>
        </w:rPr>
      </w:pPr>
      <w:r>
        <w:rPr>
          <w:color w:val="000000"/>
          <w:sz w:val="22"/>
          <w:szCs w:val="22"/>
        </w:rPr>
        <w:t xml:space="preserve">Pedro Moncayo County, Ecuador is an agricultural region characterized by intensive floriculture and high densities of rose plantations. Regular use of insecticides (organophosphates, neonicotinoids, and pyrethroids) and fungicides (quinone outside inhibitors, azoles, and dithiocarbamates) has been documented, making children from agricultural families and those residing near floricultural operations highly susceptible to pesticide exposure </w:t>
      </w:r>
      <w:r>
        <w:fldChar w:fldCharType="begin"/>
      </w:r>
      <w:r>
        <w:rPr>
          <w:color w:val="000000"/>
          <w:sz w:val="22"/>
          <w:szCs w:val="22"/>
        </w:rPr>
        <w:instrText>ADDIN ZOTERO_ITEM CSL_CITATION {"citationID":"GC3eU1J1","properties":{"formattedCitation":"(Grandjean et al., 2006; Handal et al., 2016; Harari Compilador, 2004; Suarez-Lopez et al., 2017, 2018)","plainCitation":"(Grandjean et al., 2006; Handal et al., 2016; Harari Compilador, 2004; Suarez-Lopez et al., 2017, 2018)","noteIndex":0},"citationItems":[{"id":4743,"uris":["http://zotero.org/users/5127433/items/2RJYIHN5"],"itemData":{"id":4743,"type":"article-journal","container-title":"Pediatrics","DOI":"https://doi.org/10.1542/peds.2005-1781","issue":"3","page":"e546-e556","title":"Pesticide Exposure and Stunting as Independent Predictors of Neurobehavioral Deficits in Ecuadorian School Children | Pediatrics | American Academy of Pediatrics","volume":"117","author":[{"family":"Grandjean","given":"Philippe"},{"family":"Harari","given":"Raul"},{"family":"Barr","given":"Dana B."},{"family":"Debes","given":"Frodi"}],"issued":{"date-parts":[["2006"]]}}},{"id":4685,"uris":["http://zotero.org/users/5127433/items/2XI4MAFP"],"itemData":{"id":4685,"type":"article-journal","abstract":"Few studies have detailed the prenatal pesticide exposure levels of women employed in or residing near large-scale agricultural industries. This study reports pesticide metabolite levels during and shortly after pregnancy in a pilot study of workers in Ecuador. Urine samples were collected for 16 rose workers and 10 nonagricultural workers enrolled into the study in early pregnancy. We measured six nonspecific organophosphatedialkylphosphate (DAP) pesticide metabolites, two alkylenebis-dithiocarbamate pesticide metabolites [ethylene thiourea (ETU) and propylene thiourea (PTU)], 3,5,6-trichloro-2-pyridinol (TCPy), malathion dicarboxylic acid, and two pyrethroid metabolites (2,2-dimethylcyclo propanecarboxylic acid and 3-phenooxybenzoic acid). We collected 141 urine samples (mean: 5.4 per woman). We observed high detection frequencies for five DAP metabolites and ETU, PTU, and TCPy. We report elevated levels of ETU in the entire sample (median 4.24 ng/mL, IQR 2.23, 7.18), suggesting other possible non-occupational pathways of exposure. We found no statistical differences in pesticide levels by current employment status, although the highest pesticide levels were among rose workers. We observed within-woman correlation in TCPy and PTU levels, but not in ETU or DAP levels. The present study is the first to characterize prenatal pesticide exposure levels among working women in Ecuador. Limitations include a small sample size and use of a convenience sample. Strengths include a longitudinal design and multiple urine samples per woman. Results provide an initial characterization of prenatal pesticide exposure levels and how these levels vary over pregnancy in a community impacted by agricultural industry and will inform further studies in the region.","container-title":"Archives of Environmental Contamination and Toxicology","DOI":"10.1007/s00244-015-0217-9","ISSN":"1432-0703","issue":"4","journalAbbreviation":"Arch Environ Contam Toxicol","language":"en","page":"627-639","source":"Springer Link","title":"Characterization of Pesticide Exposure in a Sample of Pregnant Women in Ecuador","volume":"70","author":[{"family":"Handal","given":"Alexis J."},{"family":"Hund","given":"Lauren"},{"family":"Páez","given":"Maritza"},{"family":"Bear","given":"Samantha"},{"family":"Greenberg","given":"Carolyn"},{"family":"Fenske","given":"Richard A."},{"family":"Barr","given":"Dana Boyd"}],"issued":{"date-parts":[["2016",5,1]]}}},{"id":4688,"uris":["http://zotero.org/users/5127433/items/SSJ4GZRP"],"itemData":{"id":4688,"type":"document","publisher":"IFA, PROMSA","title":"Seguridad, salud y ambiente en la floricultura","URL":"https://www.ifa.org.ec/docs/floricultura.pdf","author":[{"family":"Harari Compilador","given":"Raul"}],"accessed":{"date-parts":[["2024",6,7]]},"issued":{"date-parts":[["2004"]]}}},{"id":"O8yTnQIp/YGP0ry9X","uris":["http://zotero.org/users/5127433/items/L652X4LT"],"itemData":{"id":4722,"type":"article-journal","abstract":"Background\nExposures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K."},{"family":"Gahagan","given":"Sheila"}],"issued":{"date-parts":[["2017",5]]}}},{"id":4720,"uris":["http://zotero.org/users/5127433/items/4LG4HNID"],"itemData":{"id":4720,"type":"article-journal","abstract":"Mother’s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w:instrText>
      </w:r>
      <w:r>
        <w:rPr>
          <w:color w:val="000000"/>
          <w:sz w:val="22"/>
          <w:szCs w:val="22"/>
        </w:rPr>
        <w:fldChar w:fldCharType="separate"/>
      </w:r>
      <w:r>
        <w:rPr>
          <w:sz w:val="22"/>
          <w:lang w:val="es-MX"/>
        </w:rPr>
        <w:t>(Grandjean et al., 2006; Handal et al., 2016; Harari</w:t>
      </w:r>
      <w:del w:id="34" w:author="Kayser, Georgia" w:date="2025-07-17T14:29:00Z">
        <w:r>
          <w:rPr>
            <w:sz w:val="22"/>
            <w:lang w:val="es-MX"/>
          </w:rPr>
          <w:delText xml:space="preserve"> Compilador</w:delText>
        </w:r>
      </w:del>
      <w:r>
        <w:rPr>
          <w:sz w:val="22"/>
          <w:lang w:val="es-MX"/>
        </w:rPr>
        <w:t>, 2004; Suarez-Lopez et al., 2017, 2018)</w:t>
      </w:r>
      <w:r>
        <w:rPr>
          <w:color w:val="000000"/>
          <w:sz w:val="22"/>
          <w:szCs w:val="22"/>
        </w:rPr>
        <w:fldChar w:fldCharType="end"/>
      </w:r>
      <w:r>
        <w:rPr>
          <w:color w:val="000000"/>
          <w:sz w:val="22"/>
          <w:szCs w:val="22"/>
          <w:lang w:val="es-MX"/>
        </w:rPr>
        <w:t>.</w:t>
      </w:r>
      <w:r>
        <w:rPr>
          <w:color w:val="C00000"/>
          <w:sz w:val="22"/>
          <w:szCs w:val="22"/>
          <w:lang w:val="es-MX"/>
        </w:rPr>
        <w:t xml:space="preserve"> </w:t>
      </w:r>
      <w:r>
        <w:rPr>
          <w:sz w:val="22"/>
          <w:szCs w:val="22"/>
        </w:rPr>
        <w:t xml:space="preserve">In the study of Secondary Exposures to Pesticides among Children and Adolescents (ESPINA: Estudio de la Exposición Secundaria a Plaguicidas en Niños y Adolescentes) conducted in Pedro Moncayo, children living within 275m from floricultural crops had lower AChE activity compared to those living farther away </w:t>
      </w:r>
      <w:r>
        <w:fldChar w:fldCharType="begin"/>
      </w:r>
      <w:r>
        <w:rPr>
          <w:sz w:val="22"/>
          <w:szCs w:val="22"/>
        </w:rPr>
        <w:instrText>ADDIN ZOTERO_ITEM CSL_CITATION {"citationID":"CYdE2iZQ","properties":{"formattedCitation":"(Suarez-Lopez et al., 2018)","plainCitation":"(Suarez-Lopez et al., 2018)","noteIndex":0},"citationItems":[{"id":4720,"uris":["http://zotero.org/users/5127433/items/4LG4HNID"],"itemData":{"id":4720,"type":"article-journal","abstract":"Mother’s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w:instrText>
      </w:r>
      <w:r>
        <w:rPr>
          <w:sz w:val="22"/>
          <w:szCs w:val="22"/>
        </w:rPr>
        <w:fldChar w:fldCharType="separate"/>
      </w:r>
      <w:r>
        <w:rPr>
          <w:sz w:val="22"/>
        </w:rPr>
        <w:t>(Suarez-Lopez et al., 2018)</w:t>
      </w:r>
      <w:r>
        <w:rPr>
          <w:sz w:val="22"/>
          <w:szCs w:val="22"/>
        </w:rPr>
        <w:fldChar w:fldCharType="end"/>
      </w:r>
      <w:r>
        <w:rPr>
          <w:sz w:val="22"/>
          <w:szCs w:val="22"/>
        </w:rPr>
        <w:t>.</w:t>
      </w:r>
      <w:r>
        <w:t xml:space="preserve"> </w:t>
      </w:r>
      <w:r>
        <w:rPr>
          <w:sz w:val="22"/>
          <w:szCs w:val="22"/>
        </w:rPr>
        <w:t xml:space="preserve">This finding suggested that off-target drift of organophosphate and carbamate insecticides from floricultural fields to nearby homes was sufficient to suppress AChE activity. Reduced AChE activity is indicative of greater exposure to cholinesterase-inhibiting pesticides, such as organophosphates and carbamates. Prior studies have also found an association between AChE activity and mental health processes, where lower AChE activity was associated with neurodevelopmental deficits in attention, inhibition and memory in boys </w:t>
      </w:r>
      <w:r>
        <w:fldChar w:fldCharType="begin"/>
      </w:r>
      <w:r>
        <w:rPr>
          <w:sz w:val="22"/>
          <w:szCs w:val="22"/>
        </w:rPr>
        <w:instrText>ADDIN ZOTERO_ITEM CSL_CITATION {"citationID":"i9KAwlsY","properties":{"formattedCitation":"(Suarez-Lopez et al., 2013)","plainCitation":"(Suarez-Lopez et al., 2013)","noteIndex":0},"citationItems":[{"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R."}],"issued":{"date-parts":[["2013"]]}}}],"schema":"https://github.com/citation-style-language/schema/raw/master/csl-citation.json"}</w:instrText>
      </w:r>
      <w:r>
        <w:rPr>
          <w:sz w:val="22"/>
          <w:szCs w:val="22"/>
        </w:rPr>
        <w:fldChar w:fldCharType="separate"/>
      </w:r>
      <w:r>
        <w:rPr>
          <w:sz w:val="22"/>
        </w:rPr>
        <w:t>(Suarez-Lopez et al., 2013)</w:t>
      </w:r>
      <w:r>
        <w:rPr>
          <w:sz w:val="22"/>
          <w:szCs w:val="22"/>
        </w:rPr>
        <w:fldChar w:fldCharType="end"/>
      </w:r>
      <w:r>
        <w:rPr>
          <w:sz w:val="22"/>
          <w:szCs w:val="22"/>
        </w:rPr>
        <w:t xml:space="preserve">, and greater depression symptoms in </w:t>
      </w:r>
      <w:commentRangeStart w:id="35"/>
      <w:r>
        <w:rPr>
          <w:sz w:val="22"/>
          <w:szCs w:val="22"/>
        </w:rPr>
        <w:t>girls</w:t>
      </w:r>
      <w:commentRangeEnd w:id="35"/>
      <w:ins w:id="36" w:author="Michelle Pfaff" w:date="2025-07-21T10:08:00Z">
        <w:r>
          <w:commentReference w:id="35"/>
        </w:r>
        <w:commentRangeStart w:id="37"/>
        <w:commentRangeEnd w:id="37"/>
        <w:r>
          <w:commentReference w:id="37"/>
        </w:r>
      </w:ins>
      <w:ins w:id="38" w:author="Kayser, Georgia" w:date="2025-07-17T16:19:00Z">
        <w:r>
          <w:rPr>
            <w:sz w:val="22"/>
            <w:szCs w:val="22"/>
          </w:rPr>
          <w:t xml:space="preserve"> (Suarez-Lopez et al., 2019</w:t>
        </w:r>
      </w:ins>
      <w:ins w:id="39" w:author="Michelle Pfaff" w:date="2025-07-21T10:08:00Z">
        <w:r>
          <w:rPr>
            <w:sz w:val="22"/>
            <w:szCs w:val="22"/>
          </w:rPr>
          <w:t>; Suarez-Lopez et al., 2021</w:t>
        </w:r>
      </w:ins>
      <w:ins w:id="40" w:author="Kayser, Georgia" w:date="2025-07-17T16:19:00Z">
        <w:r>
          <w:rPr>
            <w:sz w:val="22"/>
            <w:szCs w:val="22"/>
          </w:rPr>
          <w:t>)</w:t>
        </w:r>
      </w:ins>
      <w:del w:id="41" w:author="Kayser, Georgia" w:date="2025-07-17T16:19:00Z">
        <w:r>
          <w:rPr>
            <w:sz w:val="22"/>
            <w:szCs w:val="22"/>
          </w:rPr>
          <w:delText xml:space="preserve"> </w:delText>
        </w:r>
      </w:del>
      <w:r>
        <w:rPr>
          <w:sz w:val="22"/>
          <w:szCs w:val="22"/>
        </w:rPr>
        <w:t>.</w:t>
      </w:r>
    </w:p>
    <w:p w14:paraId="0CA3235A" w14:textId="77777777" w:rsidR="00B9096D" w:rsidRDefault="00000000">
      <w:pPr>
        <w:ind w:firstLine="720"/>
        <w:jc w:val="both"/>
        <w:rPr>
          <w:color w:val="000000"/>
          <w:sz w:val="22"/>
          <w:szCs w:val="22"/>
        </w:rPr>
      </w:pPr>
      <w:r>
        <w:rPr>
          <w:color w:val="000000"/>
          <w:sz w:val="22"/>
          <w:szCs w:val="22"/>
        </w:rPr>
        <w:t xml:space="preserve">In a recent cross-sectional analysis of 307 Ecuadorian children from the ESPINA study (Friedman et al., 2020), we found that residential proximity to floricultural crops within 50 or 100 meters was associated with poorer neurobehavioral performance in the domains of Attention/Inhibitory Control, Language, and Memory/Learning, compared to children living more than 500 meters away  </w:t>
      </w:r>
      <w:r>
        <w:fldChar w:fldCharType="begin"/>
      </w:r>
      <w:r>
        <w:rPr>
          <w:color w:val="000000"/>
          <w:sz w:val="22"/>
          <w:szCs w:val="22"/>
        </w:rPr>
        <w:instrText>ADDIN ZOTERO_ITEM CSL_CITATION {"citationID":"ZVcIUSBL","properties":{"formattedCitation":"(Friedman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For every 100m closer to residential proximity to floriculture, the odds of a lower overall neurobehavioral score increased by 10%, odds of a lower Language score increased by 9% and odds of lower Memory/Learning score increased by 24%. However, it remains unclear whether these associations are sustained over time, particularly as children transition from childhood into adolescence</w:t>
      </w:r>
    </w:p>
    <w:p w14:paraId="0CA3235B" w14:textId="77777777" w:rsidR="00B9096D" w:rsidRDefault="00000000">
      <w:pPr>
        <w:ind w:firstLine="720"/>
        <w:jc w:val="both"/>
        <w:rPr>
          <w:color w:val="000000"/>
          <w:sz w:val="22"/>
          <w:szCs w:val="22"/>
        </w:rPr>
      </w:pPr>
      <w:r>
        <w:rPr>
          <w:color w:val="000000"/>
          <w:sz w:val="22"/>
          <w:szCs w:val="22"/>
        </w:rPr>
        <w:t>Based on our prior work, we hypothesized that inverse associations between residential proximity to floricultural farmland is associated with lower neurobehavioral performance in both childhood and adolescence. Longitudinal studies assessing residential proximity to flower plantation and crops on children’s neurobehavioral performance is needed to understand chronic effects of pesticide exposure and to inform policy on how far away agricultural pesticide spray sites should be stationed from residential homes and schools.</w:t>
      </w:r>
    </w:p>
    <w:p w14:paraId="0CA3235C" w14:textId="77777777" w:rsidR="00B9096D" w:rsidRDefault="00B9096D">
      <w:pPr>
        <w:rPr>
          <w:sz w:val="22"/>
          <w:szCs w:val="22"/>
        </w:rPr>
      </w:pPr>
    </w:p>
    <w:p w14:paraId="0CA3235D" w14:textId="77777777" w:rsidR="00B9096D" w:rsidRDefault="00000000">
      <w:pPr>
        <w:pStyle w:val="ListParagraph"/>
        <w:numPr>
          <w:ilvl w:val="0"/>
          <w:numId w:val="1"/>
        </w:numPr>
        <w:rPr>
          <w:b/>
          <w:bCs/>
          <w:color w:val="000000"/>
          <w:sz w:val="22"/>
          <w:szCs w:val="22"/>
        </w:rPr>
      </w:pPr>
      <w:r>
        <w:rPr>
          <w:b/>
          <w:bCs/>
          <w:color w:val="000000"/>
          <w:sz w:val="22"/>
          <w:szCs w:val="22"/>
        </w:rPr>
        <w:t>Methods</w:t>
      </w:r>
    </w:p>
    <w:p w14:paraId="0CA3235E" w14:textId="77777777" w:rsidR="00B9096D" w:rsidRDefault="00B9096D">
      <w:pPr>
        <w:pStyle w:val="ListParagraph"/>
        <w:ind w:left="360"/>
        <w:rPr>
          <w:color w:val="000000"/>
          <w:sz w:val="22"/>
          <w:szCs w:val="22"/>
        </w:rPr>
      </w:pPr>
    </w:p>
    <w:p w14:paraId="0CA3235F" w14:textId="77777777" w:rsidR="00B9096D" w:rsidRDefault="00000000">
      <w:pPr>
        <w:rPr>
          <w:color w:val="000000"/>
          <w:sz w:val="22"/>
          <w:szCs w:val="22"/>
        </w:rPr>
      </w:pPr>
      <w:r>
        <w:rPr>
          <w:color w:val="000000"/>
          <w:sz w:val="22"/>
          <w:szCs w:val="22"/>
        </w:rPr>
        <w:t>2.1 Study design</w:t>
      </w:r>
    </w:p>
    <w:p w14:paraId="0CA32360" w14:textId="77777777" w:rsidR="00B9096D" w:rsidRDefault="00000000">
      <w:pPr>
        <w:ind w:firstLine="720"/>
        <w:jc w:val="both"/>
        <w:rPr>
          <w:rFonts w:eastAsia="Times New Roman"/>
          <w:sz w:val="22"/>
          <w:szCs w:val="22"/>
        </w:rPr>
      </w:pPr>
      <w:r>
        <w:rPr>
          <w:color w:val="000000"/>
          <w:sz w:val="22"/>
          <w:szCs w:val="22"/>
        </w:rPr>
        <w:t xml:space="preserve">We examined participants longitudinally from the ESPINA study on three different time periods: Visit 1: </w:t>
      </w:r>
      <w:r>
        <w:rPr>
          <w:rFonts w:eastAsia="Times New Roman"/>
          <w:color w:val="212121"/>
          <w:sz w:val="22"/>
          <w:szCs w:val="22"/>
          <w:shd w:val="clear" w:color="auto" w:fill="FFFFFF"/>
        </w:rPr>
        <w:t>July-August 2008 (N = 313, 4-9-year-olds); Visit 2: April 2016 (N = 330, 12-</w:t>
      </w:r>
      <w:commentRangeStart w:id="42"/>
      <w:r>
        <w:rPr>
          <w:rFonts w:eastAsia="Times New Roman"/>
          <w:color w:val="212121"/>
          <w:sz w:val="22"/>
          <w:szCs w:val="22"/>
          <w:shd w:val="clear" w:color="auto" w:fill="FFFFFF"/>
        </w:rPr>
        <w:t>17</w:t>
      </w:r>
      <w:commentRangeEnd w:id="42"/>
      <w:r>
        <w:commentReference w:id="42"/>
      </w:r>
      <w:r>
        <w:rPr>
          <w:rFonts w:eastAsia="Times New Roman"/>
          <w:color w:val="212121"/>
          <w:sz w:val="22"/>
          <w:szCs w:val="22"/>
          <w:shd w:val="clear" w:color="auto" w:fill="FFFFFF"/>
        </w:rPr>
        <w:t>-year-olds); and Visit 3: July-October 2016 (N = 535, 12-17-year-olds). Neurobehavioral performance assessments were administered to participants across all three time periods.</w:t>
      </w:r>
    </w:p>
    <w:p w14:paraId="0CA32361" w14:textId="77777777" w:rsidR="00B9096D" w:rsidRDefault="00000000">
      <w:pPr>
        <w:ind w:firstLine="720"/>
        <w:jc w:val="both"/>
        <w:rPr>
          <w:sz w:val="22"/>
          <w:szCs w:val="22"/>
        </w:rPr>
      </w:pPr>
      <w:commentRangeStart w:id="43"/>
      <w:r>
        <w:rPr>
          <w:color w:val="000000"/>
          <w:sz w:val="22"/>
          <w:szCs w:val="22"/>
        </w:rPr>
        <w:t xml:space="preserve">Participants </w:t>
      </w:r>
      <w:commentRangeEnd w:id="43"/>
      <w:r>
        <w:commentReference w:id="43"/>
      </w:r>
      <w:r>
        <w:rPr>
          <w:color w:val="000000"/>
          <w:sz w:val="22"/>
          <w:szCs w:val="22"/>
        </w:rPr>
        <w:t xml:space="preserve">were recruited for the ESPINA study in 2008 from </w:t>
      </w:r>
      <w:sdt>
        <w:sdtPr>
          <w:tag w:val="goog_rdk_2"/>
          <w:id w:val="-2060392816"/>
        </w:sdtPr>
        <w:sdtContent/>
      </w:sdt>
      <w:r>
        <w:rPr>
          <w:color w:val="000000"/>
          <w:sz w:val="22"/>
          <w:szCs w:val="22"/>
        </w:rPr>
        <w:t xml:space="preserve">922 children who participated in the 2004 Survey of Access and Demand of Health Services in Pedro Moncayo County, and other parents and children living in Pedro Moncayo recruited by community announcements and word of mouth. Pedro Moncayo is a floriculture region of Ecuador where roses are grown for export and where approximately 21% of the adult population works in the </w:t>
      </w:r>
      <w:commentRangeStart w:id="44"/>
      <w:r>
        <w:rPr>
          <w:color w:val="000000"/>
          <w:sz w:val="22"/>
          <w:szCs w:val="22"/>
        </w:rPr>
        <w:t>flower industry</w:t>
      </w:r>
      <w:commentRangeEnd w:id="44"/>
      <w:ins w:id="45" w:author="Michelle Pfaff" w:date="2025-07-21T10:10:00Z">
        <w:r>
          <w:commentReference w:id="44"/>
        </w:r>
        <w:commentRangeStart w:id="46"/>
        <w:commentRangeEnd w:id="46"/>
        <w:r>
          <w:commentReference w:id="46"/>
        </w:r>
        <w:r>
          <w:rPr>
            <w:color w:val="000000"/>
            <w:sz w:val="22"/>
            <w:szCs w:val="22"/>
          </w:rPr>
          <w:t xml:space="preserve"> (Suarez-Lopez et al., 2019)</w:t>
        </w:r>
      </w:ins>
      <w:r>
        <w:rPr>
          <w:color w:val="000000"/>
          <w:sz w:val="22"/>
          <w:szCs w:val="22"/>
        </w:rPr>
        <w:t xml:space="preserve">. At baseline in 2008, </w:t>
      </w:r>
      <w:r>
        <w:rPr>
          <w:color w:val="000000"/>
          <w:sz w:val="22"/>
          <w:szCs w:val="22"/>
        </w:rPr>
        <w:lastRenderedPageBreak/>
        <w:t>the cohort was recruited to achieve an approximately equal distribution of children who did (exposed group) and did not (unexposed group) live with an agricultural or floricultural worker. Of the 313 participants, 179 (57.2%) cohabitated with such a worker, while 134 (42.8%) did not. Children were selected after their parents completed a pre-survey to confirm eligibility based on inclusion criteria. In the exposed group, children were required to have cohabitated with a floricultural worker for at least one year. In contrast, children in the unexposed group must have never cohabitated with a floricultural worker, had no direct contact with pesticides, and not lived in a household where pesticides were stored. Informed consent was obtained from participating adults, parental permission was secured for selected children, and assent was obtained from minors aged 7 years and older. Further r</w:t>
      </w:r>
      <w:commentRangeStart w:id="47"/>
      <w:r>
        <w:rPr>
          <w:color w:val="000000"/>
          <w:sz w:val="22"/>
          <w:szCs w:val="22"/>
        </w:rPr>
        <w:t xml:space="preserve">ecruitment details can be found in </w:t>
      </w:r>
      <w:r>
        <w:rPr>
          <w:sz w:val="22"/>
          <w:szCs w:val="22"/>
        </w:rPr>
        <w:t>Suarez-Lopez et al. (2012).</w:t>
      </w:r>
      <w:commentRangeEnd w:id="47"/>
      <w:r>
        <w:commentReference w:id="47"/>
      </w:r>
    </w:p>
    <w:p w14:paraId="0CA32362" w14:textId="77777777" w:rsidR="00B9096D" w:rsidRDefault="00B9096D">
      <w:pPr>
        <w:ind w:firstLine="720"/>
        <w:rPr>
          <w:color w:val="000000"/>
          <w:sz w:val="22"/>
          <w:szCs w:val="22"/>
        </w:rPr>
      </w:pPr>
    </w:p>
    <w:p w14:paraId="0CA32363" w14:textId="77777777" w:rsidR="00B9096D" w:rsidRDefault="00000000">
      <w:pPr>
        <w:rPr>
          <w:color w:val="000000"/>
          <w:sz w:val="22"/>
          <w:szCs w:val="22"/>
        </w:rPr>
      </w:pPr>
      <w:commentRangeStart w:id="48"/>
      <w:r>
        <w:rPr>
          <w:noProof/>
        </w:rPr>
        <w:drawing>
          <wp:inline distT="0" distB="0" distL="0" distR="0" wp14:anchorId="0CA3277C" wp14:editId="0CA3277D">
            <wp:extent cx="5943600" cy="4970145"/>
            <wp:effectExtent l="0" t="0" r="0" b="0"/>
            <wp:docPr id="1"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diagram of a flowchart&#10;&#10;Description automatically generated"/>
                    <pic:cNvPicPr>
                      <a:picLocks noChangeAspect="1" noChangeArrowheads="1"/>
                    </pic:cNvPicPr>
                  </pic:nvPicPr>
                  <pic:blipFill>
                    <a:blip r:embed="rId12"/>
                    <a:stretch>
                      <a:fillRect/>
                    </a:stretch>
                  </pic:blipFill>
                  <pic:spPr bwMode="auto">
                    <a:xfrm>
                      <a:off x="0" y="0"/>
                      <a:ext cx="5943600" cy="4970145"/>
                    </a:xfrm>
                    <a:prstGeom prst="rect">
                      <a:avLst/>
                    </a:prstGeom>
                  </pic:spPr>
                </pic:pic>
              </a:graphicData>
            </a:graphic>
          </wp:inline>
        </w:drawing>
      </w:r>
      <w:commentRangeEnd w:id="48"/>
      <w:ins w:id="49" w:author="Michelle Pfaff" w:date="2025-07-21T10:12:00Z">
        <w:r>
          <w:commentReference w:id="48"/>
        </w:r>
        <w:commentRangeStart w:id="50"/>
        <w:commentRangeEnd w:id="50"/>
        <w:r>
          <w:commentReference w:id="50"/>
        </w:r>
      </w:ins>
    </w:p>
    <w:p w14:paraId="0CA32364" w14:textId="77777777" w:rsidR="00B9096D" w:rsidRDefault="00000000">
      <w:pPr>
        <w:rPr>
          <w:b/>
        </w:rPr>
      </w:pPr>
      <w:commentRangeStart w:id="51"/>
      <w:r>
        <w:rPr>
          <w:b/>
        </w:rPr>
        <w:t xml:space="preserve">Figure </w:t>
      </w:r>
      <w:commentRangeEnd w:id="51"/>
      <w:r>
        <w:commentReference w:id="51"/>
      </w:r>
      <w:r>
        <w:rPr>
          <w:b/>
        </w:rPr>
        <w:t>1. Participant flow chart</w:t>
      </w:r>
    </w:p>
    <w:p w14:paraId="0CA32365" w14:textId="77777777" w:rsidR="00B9096D" w:rsidRDefault="00B9096D">
      <w:pPr>
        <w:rPr>
          <w:color w:val="000000"/>
          <w:sz w:val="22"/>
          <w:szCs w:val="22"/>
        </w:rPr>
      </w:pPr>
    </w:p>
    <w:p w14:paraId="0CA32366" w14:textId="77777777" w:rsidR="00B9096D" w:rsidRDefault="00000000">
      <w:pPr>
        <w:rPr>
          <w:ins w:id="52" w:author="Kayser, Georgia" w:date="2025-07-17T14:41:00Z"/>
          <w:color w:val="000000"/>
          <w:sz w:val="22"/>
          <w:szCs w:val="22"/>
        </w:rPr>
      </w:pPr>
      <w:r>
        <w:rPr>
          <w:color w:val="000000"/>
          <w:sz w:val="22"/>
          <w:szCs w:val="22"/>
        </w:rPr>
        <w:t xml:space="preserve">2.3 </w:t>
      </w:r>
      <w:ins w:id="53" w:author="Kayser, Georgia" w:date="2025-07-17T14:41:00Z">
        <w:r>
          <w:rPr>
            <w:color w:val="000000"/>
            <w:sz w:val="22"/>
            <w:szCs w:val="22"/>
          </w:rPr>
          <w:t>Survey Collection</w:t>
        </w:r>
      </w:ins>
    </w:p>
    <w:p w14:paraId="0CA32367" w14:textId="77777777" w:rsidR="00B9096D" w:rsidRDefault="00000000">
      <w:pPr>
        <w:ind w:firstLine="720"/>
        <w:rPr>
          <w:ins w:id="54" w:author="Kayser, Georgia" w:date="2025-07-17T14:44:00Z"/>
          <w:color w:val="000000" w:themeColor="text1"/>
          <w:sz w:val="22"/>
          <w:szCs w:val="22"/>
        </w:rPr>
      </w:pPr>
      <w:ins w:id="55" w:author="Kayser, Georgia" w:date="2025-07-17T14:41:00Z">
        <w:r>
          <w:rPr>
            <w:color w:val="000000"/>
            <w:sz w:val="22"/>
            <w:szCs w:val="22"/>
          </w:rPr>
          <w:t>Survey</w:t>
        </w:r>
      </w:ins>
      <w:ins w:id="56" w:author="Kayser, Georgia" w:date="2025-07-17T14:45:00Z">
        <w:r>
          <w:rPr>
            <w:color w:val="000000"/>
            <w:sz w:val="22"/>
            <w:szCs w:val="22"/>
          </w:rPr>
          <w:t xml:space="preserve"> data were </w:t>
        </w:r>
      </w:ins>
      <w:ins w:id="57" w:author="Kayser, Georgia" w:date="2025-07-17T14:42:00Z">
        <w:r>
          <w:rPr>
            <w:color w:val="000000"/>
            <w:sz w:val="22"/>
            <w:szCs w:val="22"/>
          </w:rPr>
          <w:t xml:space="preserve">collected with parents to </w:t>
        </w:r>
      </w:ins>
      <w:ins w:id="58" w:author="Kayser, Georgia" w:date="2025-07-17T14:45:00Z">
        <w:r>
          <w:rPr>
            <w:color w:val="000000"/>
            <w:sz w:val="22"/>
            <w:szCs w:val="22"/>
          </w:rPr>
          <w:t>document</w:t>
        </w:r>
      </w:ins>
      <w:ins w:id="59" w:author="Kayser, Georgia" w:date="2025-07-17T14:42:00Z">
        <w:r>
          <w:rPr>
            <w:color w:val="000000"/>
            <w:sz w:val="22"/>
            <w:szCs w:val="22"/>
          </w:rPr>
          <w:t xml:space="preserve"> demographic, occupational, and SES data. </w:t>
        </w:r>
      </w:ins>
      <w:moveToRangeStart w:id="60" w:author="Kayser, Georgia" w:date="2025-07-17T14:43:00Z" w:name="move203655835"/>
      <w:ins w:id="61" w:author="Kayser, Georgia" w:date="2025-07-17T14:43:00Z">
        <w:r>
          <w:rPr>
            <w:color w:val="000000" w:themeColor="text1"/>
            <w:sz w:val="22"/>
            <w:szCs w:val="22"/>
          </w:rPr>
          <w:t xml:space="preserve">Examiners were blinded to participants' pesticide exposure status. </w:t>
        </w:r>
      </w:ins>
    </w:p>
    <w:p w14:paraId="0CA32368" w14:textId="77777777" w:rsidR="00B9096D" w:rsidRDefault="00B9096D">
      <w:pPr>
        <w:ind w:firstLine="720"/>
        <w:rPr>
          <w:ins w:id="62" w:author="Kayser, Georgia" w:date="2025-07-17T14:44:00Z"/>
          <w:color w:val="000000" w:themeColor="text1"/>
          <w:sz w:val="22"/>
          <w:szCs w:val="22"/>
        </w:rPr>
      </w:pPr>
    </w:p>
    <w:p w14:paraId="0CA32369" w14:textId="77777777" w:rsidR="00B9096D" w:rsidRDefault="00000000" w:rsidP="00B9096D">
      <w:pPr>
        <w:ind w:firstLine="720"/>
        <w:rPr>
          <w:color w:val="000000"/>
          <w:sz w:val="22"/>
          <w:szCs w:val="22"/>
        </w:rPr>
        <w:pPrChange w:id="63" w:author="Kayser, Georgia" w:date="2025-07-17T14:44:00Z">
          <w:pPr>
            <w:ind w:firstLine="720"/>
            <w:jc w:val="both"/>
          </w:pPr>
        </w:pPrChange>
      </w:pPr>
      <w:r>
        <w:rPr>
          <w:color w:val="000000" w:themeColor="text1"/>
          <w:sz w:val="22"/>
          <w:szCs w:val="22"/>
        </w:rPr>
        <w:t>Height was</w:t>
      </w:r>
      <w:ins w:id="64" w:author="Kayser, Georgia" w:date="2025-07-17T14:45:00Z">
        <w:r>
          <w:rPr>
            <w:color w:val="000000" w:themeColor="text1"/>
            <w:sz w:val="22"/>
            <w:szCs w:val="22"/>
          </w:rPr>
          <w:t xml:space="preserve"> also</w:t>
        </w:r>
      </w:ins>
      <w:ins w:id="65" w:author="Kayser, Georgia" w:date="2025-07-17T14:43:00Z">
        <w:r>
          <w:rPr>
            <w:color w:val="000000" w:themeColor="text1"/>
            <w:sz w:val="22"/>
            <w:szCs w:val="22"/>
          </w:rPr>
          <w:t xml:space="preserve"> measured to the nearest 1 mm, using a height board, and following recommende</w:t>
        </w:r>
        <w:commentRangeStart w:id="66"/>
        <w:r>
          <w:rPr>
            <w:color w:val="000000" w:themeColor="text1"/>
            <w:sz w:val="22"/>
            <w:szCs w:val="22"/>
          </w:rPr>
          <w:t xml:space="preserve">d procedures (World Health Organization (WHO). 2008), and weight was measured using a digital scale (Tanita model 0108 MC; Corporation of America, Arlington Heights, IL, USA). </w:t>
        </w:r>
      </w:ins>
      <w:r>
        <w:rPr>
          <w:rFonts w:eastAsiaTheme="minorHAnsi"/>
          <w:color w:val="1A1A1A"/>
          <w:sz w:val="22"/>
          <w:szCs w:val="22"/>
        </w:rPr>
        <w:t>We calculated h</w:t>
      </w:r>
      <w:ins w:id="67" w:author="Kayser, Georgia" w:date="2025-07-17T14:45:00Z">
        <w:r>
          <w:rPr>
            <w:rFonts w:eastAsiaTheme="minorHAnsi"/>
            <w:color w:val="1A1A1A"/>
            <w:sz w:val="22"/>
            <w:szCs w:val="22"/>
          </w:rPr>
          <w:t>H</w:t>
        </w:r>
      </w:ins>
      <w:ins w:id="68" w:author="Kayser, Georgia" w:date="2025-07-17T14:43:00Z">
        <w:r>
          <w:rPr>
            <w:rFonts w:eastAsiaTheme="minorHAnsi"/>
            <w:color w:val="1A1A1A"/>
            <w:sz w:val="22"/>
            <w:szCs w:val="22"/>
          </w:rPr>
          <w:t>eight-</w:t>
        </w:r>
        <w:r>
          <w:rPr>
            <w:rFonts w:eastAsiaTheme="minorHAnsi"/>
            <w:color w:val="1A1A1A"/>
            <w:sz w:val="22"/>
            <w:szCs w:val="22"/>
          </w:rPr>
          <w:lastRenderedPageBreak/>
          <w:t xml:space="preserve">for-age z score (z-height-for-age) and body-mass-index-for-age z score (z-BMI-for-age) </w:t>
        </w:r>
      </w:ins>
      <w:ins w:id="69" w:author="Kayser, Georgia" w:date="2025-07-17T14:45:00Z">
        <w:r>
          <w:rPr>
            <w:rFonts w:eastAsiaTheme="minorHAnsi"/>
            <w:color w:val="1A1A1A"/>
            <w:sz w:val="22"/>
            <w:szCs w:val="22"/>
          </w:rPr>
          <w:t xml:space="preserve">was calculated </w:t>
        </w:r>
      </w:ins>
      <w:ins w:id="70" w:author="Kayser, Georgia" w:date="2025-07-17T14:43:00Z">
        <w:r>
          <w:rPr>
            <w:rFonts w:eastAsiaTheme="minorHAnsi"/>
            <w:color w:val="1A1A1A"/>
            <w:sz w:val="22"/>
            <w:szCs w:val="22"/>
          </w:rPr>
          <w:t>using the</w:t>
        </w:r>
        <w:commentRangeEnd w:id="66"/>
        <w:r>
          <w:commentReference w:id="66"/>
        </w:r>
        <w:r>
          <w:rPr>
            <w:rFonts w:eastAsiaTheme="minorHAnsi"/>
            <w:color w:val="1A1A1A"/>
            <w:sz w:val="22"/>
            <w:szCs w:val="22"/>
          </w:rPr>
          <w:t xml:space="preserve"> WHO growth standards (WHO, 2006).</w:t>
        </w:r>
        <w:moveToRangeEnd w:id="60"/>
        <w:r>
          <w:rPr>
            <w:rFonts w:eastAsiaTheme="minorHAnsi"/>
            <w:color w:val="1A1A1A"/>
            <w:sz w:val="22"/>
            <w:szCs w:val="22"/>
          </w:rPr>
          <w:t xml:space="preserve"> </w:t>
        </w:r>
      </w:ins>
    </w:p>
    <w:p w14:paraId="0CA3236A" w14:textId="77777777" w:rsidR="00B9096D" w:rsidRDefault="00000000">
      <w:pPr>
        <w:rPr>
          <w:ins w:id="71" w:author="Kayser, Georgia" w:date="2025-07-17T14:42:00Z"/>
          <w:color w:val="000000"/>
          <w:sz w:val="22"/>
          <w:szCs w:val="22"/>
        </w:rPr>
      </w:pPr>
      <w:ins w:id="72" w:author="Kayser, Georgia" w:date="2025-07-17T14:42:00Z">
        <w:r>
          <w:rPr>
            <w:color w:val="000000"/>
            <w:sz w:val="22"/>
            <w:szCs w:val="22"/>
          </w:rPr>
          <w:t xml:space="preserve"> </w:t>
        </w:r>
      </w:ins>
    </w:p>
    <w:p w14:paraId="0CA3236B" w14:textId="77777777" w:rsidR="00B9096D" w:rsidRDefault="00B9096D">
      <w:pPr>
        <w:rPr>
          <w:ins w:id="73" w:author="Kayser, Georgia" w:date="2025-07-17T14:42:00Z"/>
          <w:color w:val="000000"/>
          <w:sz w:val="22"/>
          <w:szCs w:val="22"/>
        </w:rPr>
      </w:pPr>
    </w:p>
    <w:p w14:paraId="0CA3236C" w14:textId="77777777" w:rsidR="00B9096D" w:rsidRDefault="00000000">
      <w:pPr>
        <w:rPr>
          <w:color w:val="000000"/>
          <w:sz w:val="22"/>
          <w:szCs w:val="22"/>
        </w:rPr>
      </w:pPr>
      <w:ins w:id="74" w:author="Kayser, Georgia" w:date="2025-07-17T14:42:00Z">
        <w:r>
          <w:rPr>
            <w:color w:val="000000"/>
            <w:sz w:val="22"/>
            <w:szCs w:val="22"/>
          </w:rPr>
          <w:t xml:space="preserve">2.4. </w:t>
        </w:r>
      </w:ins>
      <w:commentRangeStart w:id="75"/>
      <w:commentRangeStart w:id="76"/>
      <w:commentRangeStart w:id="77"/>
      <w:r>
        <w:rPr>
          <w:color w:val="000000"/>
          <w:sz w:val="22"/>
          <w:szCs w:val="22"/>
        </w:rPr>
        <w:t xml:space="preserve">Neurobehavioral </w:t>
      </w:r>
      <w:commentRangeEnd w:id="75"/>
      <w:r>
        <w:commentReference w:id="75"/>
      </w:r>
      <w:commentRangeEnd w:id="76"/>
      <w:r>
        <w:commentReference w:id="76"/>
      </w:r>
      <w:commentRangeEnd w:id="77"/>
      <w:r>
        <w:commentReference w:id="77"/>
      </w:r>
      <w:sdt>
        <w:sdtPr>
          <w:tag w:val="goog_rdk_7"/>
          <w:id w:val="-561721277"/>
        </w:sdtPr>
        <w:sdtContent/>
      </w:sdt>
      <w:r>
        <w:rPr>
          <w:color w:val="000000"/>
          <w:sz w:val="22"/>
          <w:szCs w:val="22"/>
          <w:rPrChange w:id="78" w:author="Kayser, Georgia" w:date="2025-07-15T11:03:00Z">
            <w:rPr/>
          </w:rPrChange>
        </w:rPr>
        <w:t>Performance</w:t>
      </w:r>
    </w:p>
    <w:p w14:paraId="0CA3236D" w14:textId="77777777" w:rsidR="00B9096D" w:rsidRDefault="00000000">
      <w:pPr>
        <w:ind w:firstLine="720"/>
        <w:jc w:val="both"/>
        <w:rPr>
          <w:color w:val="000000"/>
          <w:sz w:val="22"/>
          <w:szCs w:val="22"/>
        </w:rPr>
      </w:pPr>
      <w:r>
        <w:rPr>
          <w:color w:val="000000"/>
          <w:sz w:val="22"/>
          <w:szCs w:val="22"/>
          <w:rPrChange w:id="79" w:author="Kayser, Georgia" w:date="2025-07-15T11:03:00Z">
            <w:rPr/>
          </w:rPrChange>
        </w:rPr>
        <w:t xml:space="preserve">Neurobehavioral performance was assessed using tests from NEPSY-II (NCS Pearson, San Antonio, TX), a standardized and validated neurodevelopment test for children three to 16 years old </w:t>
      </w:r>
      <w:r>
        <w:fldChar w:fldCharType="begin"/>
      </w:r>
      <w:r>
        <w:rPr>
          <w:color w:val="000000"/>
          <w:sz w:val="22"/>
          <w:szCs w:val="22"/>
        </w:rPr>
        <w:instrText>ADDIN ZOTERO_ITEM CSL_CITATION {"citationID":"NpYtelXI","properties":{"formattedCitation":"(Korkman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w:instrText>
      </w:r>
      <w:r>
        <w:rPr>
          <w:color w:val="000000"/>
          <w:sz w:val="22"/>
          <w:szCs w:val="22"/>
        </w:rPr>
        <w:fldChar w:fldCharType="separate"/>
      </w:r>
      <w:r>
        <w:rPr>
          <w:sz w:val="22"/>
          <w:rPrChange w:id="80" w:author="Kayser, Georgia" w:date="2025-07-15T11:03:00Z">
            <w:rPr/>
          </w:rPrChange>
        </w:rPr>
        <w:t xml:space="preserve">(Korkman </w:t>
      </w:r>
      <w:del w:id="81" w:author="Kayser, Georgia" w:date="2025-07-17T14:42:00Z">
        <w:r>
          <w:rPr>
            <w:sz w:val="22"/>
          </w:rPr>
          <w:delText xml:space="preserve">† </w:delText>
        </w:r>
      </w:del>
      <w:r>
        <w:rPr>
          <w:sz w:val="22"/>
          <w:rPrChange w:id="82" w:author="Kayser, Georgia" w:date="2025-07-15T11:03:00Z">
            <w:rPr/>
          </w:rPrChange>
        </w:rPr>
        <w:t>et al., 2013; Korkman et al., 2007)</w:t>
      </w:r>
      <w:r>
        <w:rPr>
          <w:color w:val="000000"/>
          <w:sz w:val="22"/>
          <w:szCs w:val="22"/>
        </w:rPr>
        <w:fldChar w:fldCharType="end"/>
      </w:r>
      <w:r>
        <w:rPr>
          <w:color w:val="000000"/>
          <w:sz w:val="22"/>
          <w:szCs w:val="22"/>
          <w:rPrChange w:id="83" w:author="Kayser, Georgia" w:date="2025-07-15T11:03:00Z">
            <w:rPr/>
          </w:rPrChange>
        </w:rPr>
        <w:t>.</w:t>
      </w:r>
      <w:r>
        <w:rPr>
          <w:color w:val="C00000"/>
          <w:sz w:val="22"/>
          <w:szCs w:val="22"/>
          <w:rPrChange w:id="84" w:author="Kayser, Georgia" w:date="2025-07-15T11:03:00Z">
            <w:rPr/>
          </w:rPrChange>
        </w:rPr>
        <w:t xml:space="preserve"> </w:t>
      </w:r>
      <w:r>
        <w:rPr>
          <w:sz w:val="22"/>
          <w:szCs w:val="22"/>
          <w:rPrChange w:id="85" w:author="Kayser, Georgia" w:date="2025-07-15T11:03:00Z">
            <w:rPr/>
          </w:rPrChange>
        </w:rPr>
        <w:t>NEPSY-II provides the ability to assess underlying impaired performance both within and across functional domains.</w:t>
      </w:r>
      <w:r>
        <w:rPr>
          <w:color w:val="C00000"/>
          <w:sz w:val="22"/>
          <w:szCs w:val="22"/>
          <w:rPrChange w:id="86" w:author="Kayser, Georgia" w:date="2025-07-15T11:03:00Z">
            <w:rPr/>
          </w:rPrChange>
        </w:rPr>
        <w:t xml:space="preserve"> </w:t>
      </w:r>
      <w:r>
        <w:rPr>
          <w:color w:val="000000"/>
          <w:sz w:val="22"/>
          <w:szCs w:val="22"/>
          <w:rPrChange w:id="87" w:author="Kayser, Georgia" w:date="2025-07-15T11:03:00Z">
            <w:rPr/>
          </w:rPrChange>
        </w:rPr>
        <w:t xml:space="preserve">Children were tested accordingly to 12 age-appropriate subtests in five content domains: 1) Attention/Inhibitory Control (subtests: auditory attention and response set, and inhibition), 2) Language (subtests: comprehension of instructions and speed naming), 3) Memory/Learning (subtests: memory for faces immediate and memory for faces delayed), 4) Visuospatial Processing (subtest: design copying and geometric puzzles) and 5) Social Perception (subtest: affect recognition) (Table 1). </w:t>
      </w:r>
    </w:p>
    <w:p w14:paraId="0CA3236E" w14:textId="77777777" w:rsidR="00B9096D" w:rsidRDefault="00B9096D">
      <w:pPr>
        <w:ind w:firstLine="720"/>
        <w:jc w:val="both"/>
        <w:rPr>
          <w:color w:val="000000"/>
          <w:sz w:val="22"/>
          <w:szCs w:val="22"/>
        </w:rPr>
      </w:pPr>
    </w:p>
    <w:p w14:paraId="0CA3236F" w14:textId="77777777" w:rsidR="00B9096D" w:rsidRDefault="00000000">
      <w:pPr>
        <w:jc w:val="both"/>
        <w:rPr>
          <w:color w:val="000000"/>
          <w:sz w:val="22"/>
          <w:szCs w:val="22"/>
        </w:rPr>
      </w:pPr>
      <w:r>
        <w:rPr>
          <w:b/>
          <w:bCs/>
          <w:color w:val="000000"/>
          <w:sz w:val="22"/>
          <w:szCs w:val="22"/>
          <w:rPrChange w:id="88" w:author="Kayser, Georgia" w:date="2025-07-15T11:03:00Z">
            <w:rPr/>
          </w:rPrChange>
        </w:rPr>
        <w:t>Table 1</w:t>
      </w:r>
      <w:r>
        <w:rPr>
          <w:color w:val="000000"/>
          <w:sz w:val="22"/>
          <w:szCs w:val="22"/>
          <w:rPrChange w:id="89" w:author="Kayser, Georgia" w:date="2025-07-15T11:03:00Z">
            <w:rPr/>
          </w:rPrChange>
        </w:rPr>
        <w:t>. Selected Tests from NEPSY-II Taken at Three Time Periods: Summer 2008, Spring and Summer 2016</w:t>
      </w:r>
    </w:p>
    <w:tbl>
      <w:tblPr>
        <w:tblStyle w:val="TableGrid"/>
        <w:tblW w:w="9469" w:type="dxa"/>
        <w:tblInd w:w="-5" w:type="dxa"/>
        <w:tblLayout w:type="fixed"/>
        <w:tblLook w:val="04A0" w:firstRow="1" w:lastRow="0" w:firstColumn="1" w:lastColumn="0" w:noHBand="0" w:noVBand="1"/>
      </w:tblPr>
      <w:tblGrid>
        <w:gridCol w:w="1575"/>
        <w:gridCol w:w="1849"/>
        <w:gridCol w:w="3706"/>
        <w:gridCol w:w="805"/>
        <w:gridCol w:w="714"/>
        <w:gridCol w:w="820"/>
      </w:tblGrid>
      <w:tr w:rsidR="00B9096D" w14:paraId="0CA32379" w14:textId="77777777">
        <w:trPr>
          <w:trHeight w:val="196"/>
        </w:trPr>
        <w:tc>
          <w:tcPr>
            <w:tcW w:w="1574" w:type="dxa"/>
            <w:vAlign w:val="center"/>
          </w:tcPr>
          <w:p w14:paraId="0CA32370" w14:textId="77777777" w:rsidR="00B9096D" w:rsidRDefault="00000000">
            <w:pPr>
              <w:jc w:val="center"/>
              <w:rPr>
                <w:sz w:val="17"/>
                <w:szCs w:val="17"/>
              </w:rPr>
            </w:pPr>
            <w:r>
              <w:rPr>
                <w:rFonts w:eastAsia="DengXian"/>
                <w:sz w:val="17"/>
                <w:szCs w:val="17"/>
                <w:lang w:eastAsia="ko-KR"/>
                <w:rPrChange w:id="90" w:author="Kayser, Georgia" w:date="2025-07-15T11:03:00Z">
                  <w:rPr/>
                </w:rPrChange>
              </w:rPr>
              <w:t>Content Domains</w:t>
            </w:r>
          </w:p>
        </w:tc>
        <w:tc>
          <w:tcPr>
            <w:tcW w:w="1849" w:type="dxa"/>
            <w:vAlign w:val="center"/>
          </w:tcPr>
          <w:p w14:paraId="0CA32371" w14:textId="77777777" w:rsidR="00B9096D" w:rsidRDefault="00000000">
            <w:pPr>
              <w:jc w:val="center"/>
              <w:rPr>
                <w:sz w:val="17"/>
                <w:szCs w:val="17"/>
              </w:rPr>
            </w:pPr>
            <w:r>
              <w:rPr>
                <w:rFonts w:eastAsia="DengXian"/>
                <w:sz w:val="17"/>
                <w:szCs w:val="17"/>
                <w:lang w:eastAsia="ko-KR"/>
                <w:rPrChange w:id="91" w:author="Kayser, Georgia" w:date="2025-07-15T11:03:00Z">
                  <w:rPr/>
                </w:rPrChange>
              </w:rPr>
              <w:t>Subtest</w:t>
            </w:r>
          </w:p>
        </w:tc>
        <w:tc>
          <w:tcPr>
            <w:tcW w:w="3706" w:type="dxa"/>
            <w:vAlign w:val="center"/>
          </w:tcPr>
          <w:p w14:paraId="0CA32372" w14:textId="77777777" w:rsidR="00B9096D" w:rsidRDefault="00000000">
            <w:pPr>
              <w:jc w:val="center"/>
              <w:rPr>
                <w:sz w:val="17"/>
                <w:szCs w:val="17"/>
              </w:rPr>
            </w:pPr>
            <w:r>
              <w:rPr>
                <w:rFonts w:eastAsia="DengXian"/>
                <w:sz w:val="17"/>
                <w:szCs w:val="17"/>
                <w:lang w:eastAsia="ko-KR"/>
                <w:rPrChange w:id="92" w:author="Kayser, Georgia" w:date="2025-07-15T11:03:00Z">
                  <w:rPr/>
                </w:rPrChange>
              </w:rPr>
              <w:t>Subsets Tested</w:t>
            </w:r>
          </w:p>
        </w:tc>
        <w:tc>
          <w:tcPr>
            <w:tcW w:w="805" w:type="dxa"/>
            <w:vAlign w:val="center"/>
          </w:tcPr>
          <w:p w14:paraId="0CA32373" w14:textId="77777777" w:rsidR="00B9096D" w:rsidRDefault="00000000">
            <w:pPr>
              <w:jc w:val="center"/>
              <w:rPr>
                <w:sz w:val="17"/>
                <w:szCs w:val="17"/>
              </w:rPr>
            </w:pPr>
            <w:r>
              <w:rPr>
                <w:rFonts w:eastAsia="DengXian"/>
                <w:sz w:val="17"/>
                <w:szCs w:val="17"/>
                <w:lang w:eastAsia="ko-KR"/>
                <w:rPrChange w:id="93" w:author="Kayser, Georgia" w:date="2025-07-15T11:03:00Z">
                  <w:rPr/>
                </w:rPrChange>
              </w:rPr>
              <w:t>A:</w:t>
            </w:r>
          </w:p>
          <w:p w14:paraId="0CA32374" w14:textId="77777777" w:rsidR="00B9096D" w:rsidRDefault="00000000">
            <w:pPr>
              <w:jc w:val="center"/>
              <w:rPr>
                <w:sz w:val="17"/>
                <w:szCs w:val="17"/>
              </w:rPr>
            </w:pPr>
            <w:r>
              <w:rPr>
                <w:rFonts w:eastAsia="DengXian"/>
                <w:sz w:val="17"/>
                <w:szCs w:val="17"/>
                <w:lang w:eastAsia="ko-KR"/>
                <w:rPrChange w:id="94" w:author="Kayser, Georgia" w:date="2025-07-15T11:03:00Z">
                  <w:rPr/>
                </w:rPrChange>
              </w:rPr>
              <w:t>Jul–Aug 2008</w:t>
            </w:r>
          </w:p>
        </w:tc>
        <w:tc>
          <w:tcPr>
            <w:tcW w:w="714" w:type="dxa"/>
            <w:vAlign w:val="center"/>
          </w:tcPr>
          <w:p w14:paraId="0CA32375" w14:textId="77777777" w:rsidR="00B9096D" w:rsidRDefault="00000000">
            <w:pPr>
              <w:jc w:val="center"/>
              <w:rPr>
                <w:sz w:val="17"/>
                <w:szCs w:val="17"/>
              </w:rPr>
            </w:pPr>
            <w:r>
              <w:rPr>
                <w:rFonts w:eastAsia="DengXian"/>
                <w:sz w:val="17"/>
                <w:szCs w:val="17"/>
                <w:lang w:eastAsia="ko-KR"/>
                <w:rPrChange w:id="95" w:author="Kayser, Georgia" w:date="2025-07-15T11:03:00Z">
                  <w:rPr/>
                </w:rPrChange>
              </w:rPr>
              <w:t>B:</w:t>
            </w:r>
          </w:p>
          <w:p w14:paraId="0CA32376" w14:textId="77777777" w:rsidR="00B9096D" w:rsidRDefault="00000000">
            <w:pPr>
              <w:jc w:val="center"/>
              <w:rPr>
                <w:sz w:val="17"/>
                <w:szCs w:val="17"/>
              </w:rPr>
            </w:pPr>
            <w:r>
              <w:rPr>
                <w:rFonts w:eastAsia="DengXian"/>
                <w:sz w:val="17"/>
                <w:szCs w:val="17"/>
                <w:lang w:eastAsia="ko-KR"/>
                <w:rPrChange w:id="96" w:author="Kayser, Georgia" w:date="2025-07-15T11:03:00Z">
                  <w:rPr/>
                </w:rPrChange>
              </w:rPr>
              <w:t>Apr 2016</w:t>
            </w:r>
          </w:p>
        </w:tc>
        <w:tc>
          <w:tcPr>
            <w:tcW w:w="820" w:type="dxa"/>
            <w:vAlign w:val="center"/>
          </w:tcPr>
          <w:p w14:paraId="0CA32377" w14:textId="77777777" w:rsidR="00B9096D" w:rsidRDefault="00000000">
            <w:pPr>
              <w:jc w:val="center"/>
              <w:rPr>
                <w:sz w:val="17"/>
                <w:szCs w:val="17"/>
              </w:rPr>
            </w:pPr>
            <w:r>
              <w:rPr>
                <w:rFonts w:eastAsia="DengXian"/>
                <w:sz w:val="17"/>
                <w:szCs w:val="17"/>
                <w:lang w:eastAsia="ko-KR"/>
                <w:rPrChange w:id="97" w:author="Kayser, Georgia" w:date="2025-07-15T11:03:00Z">
                  <w:rPr/>
                </w:rPrChange>
              </w:rPr>
              <w:t>C:</w:t>
            </w:r>
          </w:p>
          <w:p w14:paraId="0CA32378" w14:textId="77777777" w:rsidR="00B9096D" w:rsidRDefault="00000000">
            <w:pPr>
              <w:jc w:val="center"/>
              <w:rPr>
                <w:sz w:val="17"/>
                <w:szCs w:val="17"/>
              </w:rPr>
            </w:pPr>
            <w:r>
              <w:rPr>
                <w:rFonts w:eastAsia="DengXian"/>
                <w:sz w:val="17"/>
                <w:szCs w:val="17"/>
                <w:lang w:eastAsia="ko-KR"/>
                <w:rPrChange w:id="98" w:author="Kayser, Georgia" w:date="2025-07-15T11:03:00Z">
                  <w:rPr/>
                </w:rPrChange>
              </w:rPr>
              <w:t>Jul–Oct 2016</w:t>
            </w:r>
          </w:p>
        </w:tc>
      </w:tr>
      <w:tr w:rsidR="00B9096D" w14:paraId="0CA32381" w14:textId="77777777">
        <w:trPr>
          <w:trHeight w:val="196"/>
        </w:trPr>
        <w:tc>
          <w:tcPr>
            <w:tcW w:w="1574" w:type="dxa"/>
            <w:vMerge w:val="restart"/>
            <w:vAlign w:val="center"/>
          </w:tcPr>
          <w:p w14:paraId="0CA3237A" w14:textId="77777777" w:rsidR="00B9096D" w:rsidRDefault="00000000">
            <w:pPr>
              <w:jc w:val="center"/>
              <w:rPr>
                <w:sz w:val="17"/>
                <w:szCs w:val="17"/>
              </w:rPr>
            </w:pPr>
            <w:r>
              <w:rPr>
                <w:rFonts w:eastAsia="DengXian"/>
                <w:sz w:val="17"/>
                <w:szCs w:val="17"/>
                <w:lang w:eastAsia="ko-KR"/>
                <w:rPrChange w:id="99" w:author="Kayser, Georgia" w:date="2025-07-15T11:03:00Z">
                  <w:rPr/>
                </w:rPrChange>
              </w:rPr>
              <w:t>Attention/</w:t>
            </w:r>
          </w:p>
          <w:p w14:paraId="0CA3237B" w14:textId="77777777" w:rsidR="00B9096D" w:rsidRDefault="00000000">
            <w:pPr>
              <w:jc w:val="center"/>
              <w:rPr>
                <w:sz w:val="17"/>
                <w:szCs w:val="17"/>
              </w:rPr>
            </w:pPr>
            <w:r>
              <w:rPr>
                <w:rFonts w:eastAsia="DengXian"/>
                <w:sz w:val="17"/>
                <w:szCs w:val="17"/>
                <w:lang w:eastAsia="ko-KR"/>
                <w:rPrChange w:id="100" w:author="Kayser, Georgia" w:date="2025-07-15T11:03:00Z">
                  <w:rPr/>
                </w:rPrChange>
              </w:rPr>
              <w:t>Inhibitory Control</w:t>
            </w:r>
          </w:p>
        </w:tc>
        <w:tc>
          <w:tcPr>
            <w:tcW w:w="1849" w:type="dxa"/>
            <w:vMerge w:val="restart"/>
            <w:vAlign w:val="center"/>
          </w:tcPr>
          <w:p w14:paraId="0CA3237C" w14:textId="77777777" w:rsidR="00B9096D" w:rsidRDefault="00000000">
            <w:pPr>
              <w:jc w:val="center"/>
              <w:rPr>
                <w:sz w:val="17"/>
                <w:szCs w:val="17"/>
              </w:rPr>
            </w:pPr>
            <w:r>
              <w:rPr>
                <w:rFonts w:eastAsia="DengXian"/>
                <w:sz w:val="17"/>
                <w:szCs w:val="17"/>
                <w:lang w:eastAsia="ko-KR"/>
                <w:rPrChange w:id="101" w:author="Kayser, Georgia" w:date="2025-07-15T11:03:00Z">
                  <w:rPr/>
                </w:rPrChange>
              </w:rPr>
              <w:t>Auditory Attention and Response Set</w:t>
            </w:r>
          </w:p>
        </w:tc>
        <w:tc>
          <w:tcPr>
            <w:tcW w:w="3706" w:type="dxa"/>
            <w:vAlign w:val="center"/>
          </w:tcPr>
          <w:p w14:paraId="0CA3237D" w14:textId="77777777" w:rsidR="00B9096D" w:rsidRDefault="00000000">
            <w:pPr>
              <w:rPr>
                <w:sz w:val="17"/>
                <w:szCs w:val="17"/>
              </w:rPr>
            </w:pPr>
            <w:r>
              <w:rPr>
                <w:rFonts w:eastAsia="DengXian"/>
                <w:sz w:val="17"/>
                <w:szCs w:val="17"/>
                <w:lang w:eastAsia="ko-KR"/>
                <w:rPrChange w:id="102" w:author="Kayser, Georgia" w:date="2025-07-15T11:03:00Z">
                  <w:rPr/>
                </w:rPrChange>
              </w:rPr>
              <w:t>1) Auditory attention combined (AAC)</w:t>
            </w:r>
          </w:p>
        </w:tc>
        <w:tc>
          <w:tcPr>
            <w:tcW w:w="805" w:type="dxa"/>
            <w:vAlign w:val="center"/>
          </w:tcPr>
          <w:p w14:paraId="0CA3237E" w14:textId="77777777" w:rsidR="00B9096D" w:rsidRDefault="00000000">
            <w:pPr>
              <w:jc w:val="center"/>
              <w:rPr>
                <w:sz w:val="17"/>
                <w:szCs w:val="17"/>
              </w:rPr>
            </w:pPr>
            <w:r>
              <w:rPr>
                <w:rFonts w:eastAsia="DengXian"/>
                <w:sz w:val="17"/>
                <w:szCs w:val="17"/>
                <w:lang w:eastAsia="ko-KR"/>
                <w:rPrChange w:id="103" w:author="Kayser, Georgia" w:date="2025-07-15T11:03:00Z">
                  <w:rPr/>
                </w:rPrChange>
              </w:rPr>
              <w:t>X</w:t>
            </w:r>
          </w:p>
        </w:tc>
        <w:tc>
          <w:tcPr>
            <w:tcW w:w="714" w:type="dxa"/>
            <w:vAlign w:val="center"/>
          </w:tcPr>
          <w:p w14:paraId="0CA3237F" w14:textId="77777777" w:rsidR="00B9096D" w:rsidRDefault="00000000">
            <w:pPr>
              <w:jc w:val="center"/>
              <w:rPr>
                <w:sz w:val="17"/>
                <w:szCs w:val="17"/>
              </w:rPr>
            </w:pPr>
            <w:r>
              <w:rPr>
                <w:rFonts w:eastAsia="DengXian"/>
                <w:sz w:val="17"/>
                <w:szCs w:val="17"/>
                <w:lang w:eastAsia="ko-KR"/>
                <w:rPrChange w:id="104" w:author="Kayser, Georgia" w:date="2025-07-15T11:03:00Z">
                  <w:rPr/>
                </w:rPrChange>
              </w:rPr>
              <w:t>X</w:t>
            </w:r>
          </w:p>
        </w:tc>
        <w:tc>
          <w:tcPr>
            <w:tcW w:w="820" w:type="dxa"/>
            <w:vAlign w:val="center"/>
          </w:tcPr>
          <w:p w14:paraId="0CA32380" w14:textId="77777777" w:rsidR="00B9096D" w:rsidRDefault="00000000">
            <w:pPr>
              <w:jc w:val="center"/>
              <w:rPr>
                <w:sz w:val="17"/>
                <w:szCs w:val="17"/>
              </w:rPr>
            </w:pPr>
            <w:r>
              <w:rPr>
                <w:rFonts w:eastAsia="DengXian"/>
                <w:sz w:val="17"/>
                <w:szCs w:val="17"/>
                <w:lang w:eastAsia="ko-KR"/>
                <w:rPrChange w:id="105" w:author="Kayser, Georgia" w:date="2025-07-15T11:03:00Z">
                  <w:rPr/>
                </w:rPrChange>
              </w:rPr>
              <w:t>X</w:t>
            </w:r>
          </w:p>
        </w:tc>
      </w:tr>
      <w:tr w:rsidR="00B9096D" w14:paraId="0CA32388" w14:textId="77777777">
        <w:trPr>
          <w:trHeight w:val="38"/>
        </w:trPr>
        <w:tc>
          <w:tcPr>
            <w:tcW w:w="1574" w:type="dxa"/>
            <w:vMerge/>
            <w:vAlign w:val="center"/>
          </w:tcPr>
          <w:p w14:paraId="0CA32382" w14:textId="77777777" w:rsidR="00B9096D" w:rsidRDefault="00B9096D">
            <w:pPr>
              <w:jc w:val="center"/>
              <w:rPr>
                <w:sz w:val="17"/>
                <w:szCs w:val="17"/>
              </w:rPr>
            </w:pPr>
          </w:p>
        </w:tc>
        <w:tc>
          <w:tcPr>
            <w:tcW w:w="1849" w:type="dxa"/>
            <w:vMerge/>
            <w:vAlign w:val="center"/>
          </w:tcPr>
          <w:p w14:paraId="0CA32383" w14:textId="77777777" w:rsidR="00B9096D" w:rsidRDefault="00B9096D">
            <w:pPr>
              <w:jc w:val="center"/>
              <w:rPr>
                <w:sz w:val="17"/>
                <w:szCs w:val="17"/>
              </w:rPr>
            </w:pPr>
          </w:p>
        </w:tc>
        <w:tc>
          <w:tcPr>
            <w:tcW w:w="3706" w:type="dxa"/>
            <w:vAlign w:val="center"/>
          </w:tcPr>
          <w:p w14:paraId="0CA32384" w14:textId="77777777" w:rsidR="00B9096D" w:rsidRDefault="00000000">
            <w:pPr>
              <w:rPr>
                <w:sz w:val="17"/>
                <w:szCs w:val="17"/>
              </w:rPr>
            </w:pPr>
            <w:r>
              <w:rPr>
                <w:rFonts w:eastAsia="DengXian"/>
                <w:sz w:val="17"/>
                <w:szCs w:val="17"/>
                <w:lang w:eastAsia="ko-KR"/>
                <w:rPrChange w:id="106" w:author="Kayser, Georgia" w:date="2025-07-15T11:03:00Z">
                  <w:rPr/>
                </w:rPrChange>
              </w:rPr>
              <w:t>2) Response set combined (RSC)</w:t>
            </w:r>
          </w:p>
        </w:tc>
        <w:tc>
          <w:tcPr>
            <w:tcW w:w="805" w:type="dxa"/>
            <w:vAlign w:val="center"/>
          </w:tcPr>
          <w:p w14:paraId="0CA32385" w14:textId="77777777" w:rsidR="00B9096D" w:rsidRDefault="00000000">
            <w:pPr>
              <w:jc w:val="center"/>
              <w:rPr>
                <w:sz w:val="17"/>
                <w:szCs w:val="17"/>
              </w:rPr>
            </w:pPr>
            <w:r>
              <w:rPr>
                <w:rFonts w:eastAsia="DengXian"/>
                <w:sz w:val="17"/>
                <w:szCs w:val="17"/>
                <w:lang w:eastAsia="ko-KR"/>
                <w:rPrChange w:id="107" w:author="Kayser, Georgia" w:date="2025-07-15T11:03:00Z">
                  <w:rPr/>
                </w:rPrChange>
              </w:rPr>
              <w:t>X</w:t>
            </w:r>
          </w:p>
        </w:tc>
        <w:tc>
          <w:tcPr>
            <w:tcW w:w="714" w:type="dxa"/>
            <w:vAlign w:val="center"/>
          </w:tcPr>
          <w:p w14:paraId="0CA32386" w14:textId="77777777" w:rsidR="00B9096D" w:rsidRDefault="00000000">
            <w:pPr>
              <w:jc w:val="center"/>
              <w:rPr>
                <w:sz w:val="17"/>
                <w:szCs w:val="17"/>
              </w:rPr>
            </w:pPr>
            <w:r>
              <w:rPr>
                <w:rFonts w:eastAsia="DengXian"/>
                <w:sz w:val="17"/>
                <w:szCs w:val="17"/>
                <w:lang w:eastAsia="ko-KR"/>
                <w:rPrChange w:id="108" w:author="Kayser, Georgia" w:date="2025-07-15T11:03:00Z">
                  <w:rPr/>
                </w:rPrChange>
              </w:rPr>
              <w:t>X</w:t>
            </w:r>
          </w:p>
        </w:tc>
        <w:tc>
          <w:tcPr>
            <w:tcW w:w="820" w:type="dxa"/>
            <w:vAlign w:val="center"/>
          </w:tcPr>
          <w:p w14:paraId="0CA32387" w14:textId="77777777" w:rsidR="00B9096D" w:rsidRDefault="00000000">
            <w:pPr>
              <w:jc w:val="center"/>
              <w:rPr>
                <w:sz w:val="17"/>
                <w:szCs w:val="17"/>
              </w:rPr>
            </w:pPr>
            <w:r>
              <w:rPr>
                <w:rFonts w:eastAsia="DengXian"/>
                <w:sz w:val="17"/>
                <w:szCs w:val="17"/>
                <w:lang w:eastAsia="ko-KR"/>
                <w:rPrChange w:id="109" w:author="Kayser, Georgia" w:date="2025-07-15T11:03:00Z">
                  <w:rPr/>
                </w:rPrChange>
              </w:rPr>
              <w:t>X</w:t>
            </w:r>
          </w:p>
        </w:tc>
      </w:tr>
      <w:tr w:rsidR="00B9096D" w14:paraId="0CA3238F" w14:textId="77777777">
        <w:trPr>
          <w:trHeight w:val="207"/>
        </w:trPr>
        <w:tc>
          <w:tcPr>
            <w:tcW w:w="1574" w:type="dxa"/>
            <w:vMerge/>
            <w:vAlign w:val="center"/>
          </w:tcPr>
          <w:p w14:paraId="0CA32389" w14:textId="77777777" w:rsidR="00B9096D" w:rsidRDefault="00B9096D">
            <w:pPr>
              <w:jc w:val="center"/>
              <w:rPr>
                <w:sz w:val="17"/>
                <w:szCs w:val="17"/>
              </w:rPr>
            </w:pPr>
          </w:p>
        </w:tc>
        <w:tc>
          <w:tcPr>
            <w:tcW w:w="1849" w:type="dxa"/>
            <w:vMerge w:val="restart"/>
            <w:vAlign w:val="center"/>
          </w:tcPr>
          <w:p w14:paraId="0CA3238A" w14:textId="77777777" w:rsidR="00B9096D" w:rsidRDefault="00000000">
            <w:pPr>
              <w:jc w:val="center"/>
              <w:rPr>
                <w:sz w:val="17"/>
                <w:szCs w:val="17"/>
              </w:rPr>
            </w:pPr>
            <w:r>
              <w:rPr>
                <w:rFonts w:eastAsia="DengXian"/>
                <w:sz w:val="17"/>
                <w:szCs w:val="17"/>
                <w:lang w:eastAsia="ko-KR"/>
                <w:rPrChange w:id="110" w:author="Kayser, Georgia" w:date="2025-07-15T11:03:00Z">
                  <w:rPr/>
                </w:rPrChange>
              </w:rPr>
              <w:t>Inhibition</w:t>
            </w:r>
          </w:p>
        </w:tc>
        <w:tc>
          <w:tcPr>
            <w:tcW w:w="3706" w:type="dxa"/>
            <w:vAlign w:val="center"/>
          </w:tcPr>
          <w:p w14:paraId="0CA3238B" w14:textId="77777777" w:rsidR="00B9096D" w:rsidRDefault="00000000">
            <w:pPr>
              <w:rPr>
                <w:sz w:val="17"/>
                <w:szCs w:val="17"/>
              </w:rPr>
            </w:pPr>
            <w:r>
              <w:rPr>
                <w:rFonts w:eastAsia="DengXian"/>
                <w:sz w:val="17"/>
                <w:szCs w:val="17"/>
                <w:lang w:eastAsia="ko-KR"/>
                <w:rPrChange w:id="111" w:author="Kayser, Georgia" w:date="2025-07-15T11:03:00Z">
                  <w:rPr/>
                </w:rPrChange>
              </w:rPr>
              <w:t>3) Inhibition-inhibition combined (IIC)</w:t>
            </w:r>
          </w:p>
        </w:tc>
        <w:tc>
          <w:tcPr>
            <w:tcW w:w="805" w:type="dxa"/>
            <w:vAlign w:val="center"/>
          </w:tcPr>
          <w:p w14:paraId="0CA3238C" w14:textId="77777777" w:rsidR="00B9096D" w:rsidRDefault="00000000">
            <w:pPr>
              <w:jc w:val="center"/>
              <w:rPr>
                <w:sz w:val="17"/>
                <w:szCs w:val="17"/>
              </w:rPr>
            </w:pPr>
            <w:r>
              <w:rPr>
                <w:rFonts w:eastAsia="DengXian"/>
                <w:sz w:val="17"/>
                <w:szCs w:val="17"/>
                <w:lang w:eastAsia="ko-KR"/>
                <w:rPrChange w:id="112" w:author="Kayser, Georgia" w:date="2025-07-15T11:03:00Z">
                  <w:rPr/>
                </w:rPrChange>
              </w:rPr>
              <w:t>X</w:t>
            </w:r>
          </w:p>
        </w:tc>
        <w:tc>
          <w:tcPr>
            <w:tcW w:w="714" w:type="dxa"/>
            <w:vAlign w:val="center"/>
          </w:tcPr>
          <w:p w14:paraId="0CA3238D" w14:textId="77777777" w:rsidR="00B9096D" w:rsidRDefault="00000000">
            <w:pPr>
              <w:jc w:val="center"/>
              <w:rPr>
                <w:sz w:val="17"/>
                <w:szCs w:val="17"/>
              </w:rPr>
            </w:pPr>
            <w:r>
              <w:rPr>
                <w:rFonts w:eastAsia="DengXian"/>
                <w:sz w:val="17"/>
                <w:szCs w:val="17"/>
                <w:lang w:eastAsia="ko-KR"/>
                <w:rPrChange w:id="113" w:author="Kayser, Georgia" w:date="2025-07-15T11:03:00Z">
                  <w:rPr/>
                </w:rPrChange>
              </w:rPr>
              <w:t>X</w:t>
            </w:r>
          </w:p>
        </w:tc>
        <w:tc>
          <w:tcPr>
            <w:tcW w:w="820" w:type="dxa"/>
            <w:vAlign w:val="center"/>
          </w:tcPr>
          <w:p w14:paraId="0CA3238E" w14:textId="77777777" w:rsidR="00B9096D" w:rsidRDefault="00000000">
            <w:pPr>
              <w:jc w:val="center"/>
              <w:rPr>
                <w:sz w:val="17"/>
                <w:szCs w:val="17"/>
              </w:rPr>
            </w:pPr>
            <w:r>
              <w:rPr>
                <w:rFonts w:eastAsia="DengXian"/>
                <w:sz w:val="17"/>
                <w:szCs w:val="17"/>
                <w:lang w:eastAsia="ko-KR"/>
                <w:rPrChange w:id="114" w:author="Kayser, Georgia" w:date="2025-07-15T11:03:00Z">
                  <w:rPr/>
                </w:rPrChange>
              </w:rPr>
              <w:t>X</w:t>
            </w:r>
          </w:p>
        </w:tc>
      </w:tr>
      <w:tr w:rsidR="00B9096D" w14:paraId="0CA32396" w14:textId="77777777">
        <w:trPr>
          <w:trHeight w:val="219"/>
        </w:trPr>
        <w:tc>
          <w:tcPr>
            <w:tcW w:w="1574" w:type="dxa"/>
            <w:vMerge/>
            <w:vAlign w:val="center"/>
          </w:tcPr>
          <w:p w14:paraId="0CA32390" w14:textId="77777777" w:rsidR="00B9096D" w:rsidRDefault="00B9096D">
            <w:pPr>
              <w:jc w:val="center"/>
              <w:rPr>
                <w:sz w:val="17"/>
                <w:szCs w:val="17"/>
              </w:rPr>
            </w:pPr>
          </w:p>
        </w:tc>
        <w:tc>
          <w:tcPr>
            <w:tcW w:w="1849" w:type="dxa"/>
            <w:vMerge/>
            <w:vAlign w:val="center"/>
          </w:tcPr>
          <w:p w14:paraId="0CA32391" w14:textId="77777777" w:rsidR="00B9096D" w:rsidRDefault="00B9096D">
            <w:pPr>
              <w:jc w:val="center"/>
              <w:rPr>
                <w:sz w:val="17"/>
                <w:szCs w:val="17"/>
              </w:rPr>
            </w:pPr>
          </w:p>
        </w:tc>
        <w:tc>
          <w:tcPr>
            <w:tcW w:w="3706" w:type="dxa"/>
            <w:vAlign w:val="center"/>
          </w:tcPr>
          <w:p w14:paraId="0CA32392" w14:textId="77777777" w:rsidR="00B9096D" w:rsidRDefault="00000000">
            <w:pPr>
              <w:rPr>
                <w:sz w:val="17"/>
                <w:szCs w:val="17"/>
              </w:rPr>
            </w:pPr>
            <w:r>
              <w:rPr>
                <w:rFonts w:eastAsia="DengXian"/>
                <w:sz w:val="17"/>
                <w:szCs w:val="17"/>
                <w:lang w:eastAsia="ko-KR"/>
                <w:rPrChange w:id="115" w:author="Kayser, Georgia" w:date="2025-07-15T11:03:00Z">
                  <w:rPr/>
                </w:rPrChange>
              </w:rPr>
              <w:t>4) Inhibition-naming combined (INC)</w:t>
            </w:r>
          </w:p>
        </w:tc>
        <w:tc>
          <w:tcPr>
            <w:tcW w:w="805" w:type="dxa"/>
            <w:vAlign w:val="center"/>
          </w:tcPr>
          <w:p w14:paraId="0CA32393" w14:textId="77777777" w:rsidR="00B9096D" w:rsidRDefault="00000000">
            <w:pPr>
              <w:jc w:val="center"/>
              <w:rPr>
                <w:sz w:val="17"/>
                <w:szCs w:val="17"/>
              </w:rPr>
            </w:pPr>
            <w:r>
              <w:rPr>
                <w:rFonts w:eastAsia="DengXian"/>
                <w:sz w:val="17"/>
                <w:szCs w:val="17"/>
                <w:lang w:eastAsia="ko-KR"/>
                <w:rPrChange w:id="116" w:author="Kayser, Georgia" w:date="2025-07-15T11:03:00Z">
                  <w:rPr/>
                </w:rPrChange>
              </w:rPr>
              <w:t>X</w:t>
            </w:r>
          </w:p>
        </w:tc>
        <w:tc>
          <w:tcPr>
            <w:tcW w:w="714" w:type="dxa"/>
            <w:vAlign w:val="center"/>
          </w:tcPr>
          <w:p w14:paraId="0CA32394" w14:textId="77777777" w:rsidR="00B9096D" w:rsidRDefault="00000000">
            <w:pPr>
              <w:jc w:val="center"/>
              <w:rPr>
                <w:sz w:val="17"/>
                <w:szCs w:val="17"/>
              </w:rPr>
            </w:pPr>
            <w:r>
              <w:rPr>
                <w:rFonts w:eastAsia="DengXian"/>
                <w:sz w:val="17"/>
                <w:szCs w:val="17"/>
                <w:lang w:eastAsia="ko-KR"/>
                <w:rPrChange w:id="117" w:author="Kayser, Georgia" w:date="2025-07-15T11:03:00Z">
                  <w:rPr/>
                </w:rPrChange>
              </w:rPr>
              <w:t>X</w:t>
            </w:r>
          </w:p>
        </w:tc>
        <w:tc>
          <w:tcPr>
            <w:tcW w:w="820" w:type="dxa"/>
            <w:vAlign w:val="center"/>
          </w:tcPr>
          <w:p w14:paraId="0CA32395" w14:textId="77777777" w:rsidR="00B9096D" w:rsidRDefault="00000000">
            <w:pPr>
              <w:jc w:val="center"/>
              <w:rPr>
                <w:sz w:val="17"/>
                <w:szCs w:val="17"/>
              </w:rPr>
            </w:pPr>
            <w:r>
              <w:rPr>
                <w:rFonts w:eastAsia="DengXian"/>
                <w:sz w:val="17"/>
                <w:szCs w:val="17"/>
                <w:lang w:eastAsia="ko-KR"/>
                <w:rPrChange w:id="118" w:author="Kayser, Georgia" w:date="2025-07-15T11:03:00Z">
                  <w:rPr/>
                </w:rPrChange>
              </w:rPr>
              <w:t>X</w:t>
            </w:r>
          </w:p>
        </w:tc>
      </w:tr>
      <w:tr w:rsidR="00B9096D" w14:paraId="0CA3239D" w14:textId="77777777">
        <w:trPr>
          <w:trHeight w:val="207"/>
        </w:trPr>
        <w:tc>
          <w:tcPr>
            <w:tcW w:w="1574" w:type="dxa"/>
            <w:vMerge/>
            <w:vAlign w:val="center"/>
          </w:tcPr>
          <w:p w14:paraId="0CA32397" w14:textId="77777777" w:rsidR="00B9096D" w:rsidRDefault="00B9096D">
            <w:pPr>
              <w:jc w:val="center"/>
              <w:rPr>
                <w:sz w:val="17"/>
                <w:szCs w:val="17"/>
              </w:rPr>
            </w:pPr>
          </w:p>
        </w:tc>
        <w:tc>
          <w:tcPr>
            <w:tcW w:w="1849" w:type="dxa"/>
            <w:vMerge/>
            <w:vAlign w:val="center"/>
          </w:tcPr>
          <w:p w14:paraId="0CA32398" w14:textId="77777777" w:rsidR="00B9096D" w:rsidRDefault="00B9096D">
            <w:pPr>
              <w:jc w:val="center"/>
              <w:rPr>
                <w:sz w:val="17"/>
                <w:szCs w:val="17"/>
              </w:rPr>
            </w:pPr>
          </w:p>
        </w:tc>
        <w:tc>
          <w:tcPr>
            <w:tcW w:w="3706" w:type="dxa"/>
            <w:vAlign w:val="center"/>
          </w:tcPr>
          <w:p w14:paraId="0CA32399" w14:textId="77777777" w:rsidR="00B9096D" w:rsidRDefault="00000000">
            <w:pPr>
              <w:rPr>
                <w:sz w:val="17"/>
                <w:szCs w:val="17"/>
              </w:rPr>
            </w:pPr>
            <w:r>
              <w:rPr>
                <w:rFonts w:eastAsia="DengXian"/>
                <w:sz w:val="17"/>
                <w:szCs w:val="17"/>
                <w:lang w:eastAsia="ko-KR"/>
                <w:rPrChange w:id="119" w:author="Kayser, Georgia" w:date="2025-07-15T11:03:00Z">
                  <w:rPr/>
                </w:rPrChange>
              </w:rPr>
              <w:t>5) Inhibition-switching combined (ISC)</w:t>
            </w:r>
          </w:p>
        </w:tc>
        <w:tc>
          <w:tcPr>
            <w:tcW w:w="805" w:type="dxa"/>
            <w:vAlign w:val="center"/>
          </w:tcPr>
          <w:p w14:paraId="0CA3239A" w14:textId="77777777" w:rsidR="00B9096D" w:rsidRDefault="00000000">
            <w:pPr>
              <w:jc w:val="center"/>
              <w:rPr>
                <w:sz w:val="17"/>
                <w:szCs w:val="17"/>
              </w:rPr>
            </w:pPr>
            <w:r>
              <w:rPr>
                <w:rFonts w:eastAsia="DengXian"/>
                <w:sz w:val="17"/>
                <w:szCs w:val="17"/>
                <w:lang w:eastAsia="ko-KR"/>
                <w:rPrChange w:id="120" w:author="Kayser, Georgia" w:date="2025-07-15T11:03:00Z">
                  <w:rPr/>
                </w:rPrChange>
              </w:rPr>
              <w:t>X</w:t>
            </w:r>
          </w:p>
        </w:tc>
        <w:tc>
          <w:tcPr>
            <w:tcW w:w="714" w:type="dxa"/>
            <w:vAlign w:val="center"/>
          </w:tcPr>
          <w:p w14:paraId="0CA3239B" w14:textId="77777777" w:rsidR="00B9096D" w:rsidRDefault="00000000">
            <w:pPr>
              <w:jc w:val="center"/>
              <w:rPr>
                <w:sz w:val="17"/>
                <w:szCs w:val="17"/>
              </w:rPr>
            </w:pPr>
            <w:r>
              <w:rPr>
                <w:rFonts w:eastAsia="DengXian"/>
                <w:sz w:val="17"/>
                <w:szCs w:val="17"/>
                <w:lang w:eastAsia="ko-KR"/>
                <w:rPrChange w:id="121" w:author="Kayser, Georgia" w:date="2025-07-15T11:03:00Z">
                  <w:rPr/>
                </w:rPrChange>
              </w:rPr>
              <w:t>X</w:t>
            </w:r>
          </w:p>
        </w:tc>
        <w:tc>
          <w:tcPr>
            <w:tcW w:w="820" w:type="dxa"/>
            <w:vAlign w:val="center"/>
          </w:tcPr>
          <w:p w14:paraId="0CA3239C" w14:textId="77777777" w:rsidR="00B9096D" w:rsidRDefault="00000000">
            <w:pPr>
              <w:jc w:val="center"/>
              <w:rPr>
                <w:sz w:val="17"/>
                <w:szCs w:val="17"/>
              </w:rPr>
            </w:pPr>
            <w:r>
              <w:rPr>
                <w:rFonts w:eastAsia="DengXian"/>
                <w:sz w:val="17"/>
                <w:szCs w:val="17"/>
                <w:lang w:eastAsia="ko-KR"/>
                <w:rPrChange w:id="122" w:author="Kayser, Georgia" w:date="2025-07-15T11:03:00Z">
                  <w:rPr/>
                </w:rPrChange>
              </w:rPr>
              <w:t>X</w:t>
            </w:r>
          </w:p>
        </w:tc>
      </w:tr>
      <w:tr w:rsidR="00B9096D" w14:paraId="0CA323A4" w14:textId="77777777">
        <w:trPr>
          <w:trHeight w:val="404"/>
        </w:trPr>
        <w:tc>
          <w:tcPr>
            <w:tcW w:w="1574" w:type="dxa"/>
            <w:vMerge w:val="restart"/>
            <w:vAlign w:val="center"/>
          </w:tcPr>
          <w:p w14:paraId="0CA3239E" w14:textId="77777777" w:rsidR="00B9096D" w:rsidRDefault="00000000">
            <w:pPr>
              <w:jc w:val="center"/>
              <w:rPr>
                <w:sz w:val="17"/>
                <w:szCs w:val="17"/>
              </w:rPr>
            </w:pPr>
            <w:r>
              <w:rPr>
                <w:rFonts w:eastAsia="DengXian"/>
                <w:sz w:val="17"/>
                <w:szCs w:val="17"/>
                <w:lang w:eastAsia="ko-KR"/>
                <w:rPrChange w:id="123" w:author="Kayser, Georgia" w:date="2025-07-15T11:03:00Z">
                  <w:rPr/>
                </w:rPrChange>
              </w:rPr>
              <w:t>Language</w:t>
            </w:r>
          </w:p>
        </w:tc>
        <w:tc>
          <w:tcPr>
            <w:tcW w:w="1849" w:type="dxa"/>
            <w:vAlign w:val="center"/>
          </w:tcPr>
          <w:p w14:paraId="0CA3239F" w14:textId="77777777" w:rsidR="00B9096D" w:rsidRDefault="00000000">
            <w:pPr>
              <w:jc w:val="center"/>
              <w:rPr>
                <w:sz w:val="17"/>
                <w:szCs w:val="17"/>
              </w:rPr>
            </w:pPr>
            <w:r>
              <w:rPr>
                <w:rFonts w:eastAsia="DengXian"/>
                <w:sz w:val="17"/>
                <w:szCs w:val="17"/>
                <w:lang w:eastAsia="ko-KR"/>
                <w:rPrChange w:id="124" w:author="Kayser, Georgia" w:date="2025-07-15T11:03:00Z">
                  <w:rPr/>
                </w:rPrChange>
              </w:rPr>
              <w:t>Comprehension of Instructions</w:t>
            </w:r>
          </w:p>
        </w:tc>
        <w:tc>
          <w:tcPr>
            <w:tcW w:w="3706" w:type="dxa"/>
            <w:vAlign w:val="center"/>
          </w:tcPr>
          <w:p w14:paraId="0CA323A0" w14:textId="77777777" w:rsidR="00B9096D" w:rsidRDefault="00000000">
            <w:pPr>
              <w:rPr>
                <w:sz w:val="17"/>
                <w:szCs w:val="17"/>
              </w:rPr>
            </w:pPr>
            <w:r>
              <w:rPr>
                <w:rFonts w:eastAsia="DengXian"/>
                <w:sz w:val="17"/>
                <w:szCs w:val="17"/>
                <w:lang w:eastAsia="ko-KR"/>
                <w:rPrChange w:id="125" w:author="Kayser, Georgia" w:date="2025-07-15T11:03:00Z">
                  <w:rPr/>
                </w:rPrChange>
              </w:rPr>
              <w:t>6) Comprehension of instructions total score (CITS)</w:t>
            </w:r>
          </w:p>
        </w:tc>
        <w:tc>
          <w:tcPr>
            <w:tcW w:w="805" w:type="dxa"/>
            <w:vAlign w:val="center"/>
          </w:tcPr>
          <w:p w14:paraId="0CA323A1" w14:textId="77777777" w:rsidR="00B9096D" w:rsidRDefault="00000000">
            <w:pPr>
              <w:jc w:val="center"/>
              <w:rPr>
                <w:sz w:val="17"/>
                <w:szCs w:val="17"/>
              </w:rPr>
            </w:pPr>
            <w:r>
              <w:rPr>
                <w:rFonts w:eastAsia="DengXian"/>
                <w:sz w:val="17"/>
                <w:szCs w:val="17"/>
                <w:lang w:eastAsia="ko-KR"/>
                <w:rPrChange w:id="126" w:author="Kayser, Georgia" w:date="2025-07-15T11:03:00Z">
                  <w:rPr/>
                </w:rPrChange>
              </w:rPr>
              <w:t>X</w:t>
            </w:r>
          </w:p>
        </w:tc>
        <w:tc>
          <w:tcPr>
            <w:tcW w:w="714" w:type="dxa"/>
            <w:vAlign w:val="center"/>
          </w:tcPr>
          <w:p w14:paraId="0CA323A2" w14:textId="77777777" w:rsidR="00B9096D" w:rsidRDefault="00B9096D">
            <w:pPr>
              <w:jc w:val="center"/>
              <w:rPr>
                <w:sz w:val="17"/>
                <w:szCs w:val="17"/>
              </w:rPr>
            </w:pPr>
          </w:p>
        </w:tc>
        <w:tc>
          <w:tcPr>
            <w:tcW w:w="820" w:type="dxa"/>
            <w:vAlign w:val="center"/>
          </w:tcPr>
          <w:p w14:paraId="0CA323A3" w14:textId="77777777" w:rsidR="00B9096D" w:rsidRDefault="00000000">
            <w:pPr>
              <w:jc w:val="center"/>
              <w:rPr>
                <w:sz w:val="17"/>
                <w:szCs w:val="17"/>
              </w:rPr>
            </w:pPr>
            <w:r>
              <w:rPr>
                <w:rFonts w:eastAsia="DengXian"/>
                <w:sz w:val="17"/>
                <w:szCs w:val="17"/>
                <w:lang w:eastAsia="ko-KR"/>
                <w:rPrChange w:id="127" w:author="Kayser, Georgia" w:date="2025-07-15T11:03:00Z">
                  <w:rPr/>
                </w:rPrChange>
              </w:rPr>
              <w:t>X</w:t>
            </w:r>
          </w:p>
        </w:tc>
      </w:tr>
      <w:tr w:rsidR="00B9096D" w14:paraId="0CA323AB" w14:textId="77777777">
        <w:trPr>
          <w:trHeight w:val="427"/>
        </w:trPr>
        <w:tc>
          <w:tcPr>
            <w:tcW w:w="1574" w:type="dxa"/>
            <w:vMerge/>
          </w:tcPr>
          <w:p w14:paraId="0CA323A5" w14:textId="77777777" w:rsidR="00B9096D" w:rsidRDefault="00B9096D">
            <w:pPr>
              <w:rPr>
                <w:sz w:val="17"/>
                <w:szCs w:val="17"/>
              </w:rPr>
            </w:pPr>
          </w:p>
        </w:tc>
        <w:tc>
          <w:tcPr>
            <w:tcW w:w="1849" w:type="dxa"/>
            <w:vAlign w:val="center"/>
          </w:tcPr>
          <w:p w14:paraId="0CA323A6" w14:textId="77777777" w:rsidR="00B9096D" w:rsidRDefault="00000000">
            <w:pPr>
              <w:jc w:val="center"/>
              <w:rPr>
                <w:sz w:val="17"/>
                <w:szCs w:val="17"/>
              </w:rPr>
            </w:pPr>
            <w:r>
              <w:rPr>
                <w:rFonts w:eastAsia="DengXian"/>
                <w:sz w:val="17"/>
                <w:szCs w:val="17"/>
                <w:lang w:eastAsia="ko-KR"/>
                <w:rPrChange w:id="128" w:author="Kayser, Georgia" w:date="2025-07-15T11:03:00Z">
                  <w:rPr/>
                </w:rPrChange>
              </w:rPr>
              <w:t>Speeded Naming</w:t>
            </w:r>
          </w:p>
        </w:tc>
        <w:tc>
          <w:tcPr>
            <w:tcW w:w="3706" w:type="dxa"/>
            <w:vAlign w:val="center"/>
          </w:tcPr>
          <w:p w14:paraId="0CA323A7" w14:textId="77777777" w:rsidR="00B9096D" w:rsidRDefault="00000000">
            <w:pPr>
              <w:rPr>
                <w:sz w:val="17"/>
                <w:szCs w:val="17"/>
              </w:rPr>
            </w:pPr>
            <w:r>
              <w:rPr>
                <w:rFonts w:eastAsia="DengXian"/>
                <w:sz w:val="17"/>
                <w:szCs w:val="17"/>
                <w:lang w:eastAsia="ko-KR"/>
                <w:rPrChange w:id="129" w:author="Kayser, Georgia" w:date="2025-07-15T11:03:00Z">
                  <w:rPr/>
                </w:rPrChange>
              </w:rPr>
              <w:t>7) Speeded naming combined (SNC)</w:t>
            </w:r>
          </w:p>
        </w:tc>
        <w:tc>
          <w:tcPr>
            <w:tcW w:w="805" w:type="dxa"/>
            <w:vAlign w:val="center"/>
          </w:tcPr>
          <w:p w14:paraId="0CA323A8" w14:textId="77777777" w:rsidR="00B9096D" w:rsidRDefault="00000000">
            <w:pPr>
              <w:jc w:val="center"/>
              <w:rPr>
                <w:sz w:val="17"/>
                <w:szCs w:val="17"/>
              </w:rPr>
            </w:pPr>
            <w:r>
              <w:rPr>
                <w:rFonts w:eastAsia="DengXian"/>
                <w:sz w:val="17"/>
                <w:szCs w:val="17"/>
                <w:lang w:eastAsia="ko-KR"/>
                <w:rPrChange w:id="130" w:author="Kayser, Georgia" w:date="2025-07-15T11:03:00Z">
                  <w:rPr/>
                </w:rPrChange>
              </w:rPr>
              <w:t>X</w:t>
            </w:r>
          </w:p>
        </w:tc>
        <w:tc>
          <w:tcPr>
            <w:tcW w:w="714" w:type="dxa"/>
            <w:vAlign w:val="center"/>
          </w:tcPr>
          <w:p w14:paraId="0CA323A9" w14:textId="77777777" w:rsidR="00B9096D" w:rsidRDefault="00B9096D">
            <w:pPr>
              <w:jc w:val="center"/>
              <w:rPr>
                <w:sz w:val="17"/>
                <w:szCs w:val="17"/>
              </w:rPr>
            </w:pPr>
          </w:p>
        </w:tc>
        <w:tc>
          <w:tcPr>
            <w:tcW w:w="820" w:type="dxa"/>
            <w:vAlign w:val="center"/>
          </w:tcPr>
          <w:p w14:paraId="0CA323AA" w14:textId="77777777" w:rsidR="00B9096D" w:rsidRDefault="00000000">
            <w:pPr>
              <w:jc w:val="center"/>
              <w:rPr>
                <w:sz w:val="17"/>
                <w:szCs w:val="17"/>
              </w:rPr>
            </w:pPr>
            <w:r>
              <w:rPr>
                <w:rFonts w:eastAsia="DengXian"/>
                <w:sz w:val="17"/>
                <w:szCs w:val="17"/>
                <w:lang w:eastAsia="ko-KR"/>
                <w:rPrChange w:id="131" w:author="Kayser, Georgia" w:date="2025-07-15T11:03:00Z">
                  <w:rPr/>
                </w:rPrChange>
              </w:rPr>
              <w:t>X</w:t>
            </w:r>
          </w:p>
        </w:tc>
      </w:tr>
      <w:tr w:rsidR="00B9096D" w14:paraId="0CA323B2" w14:textId="77777777">
        <w:trPr>
          <w:trHeight w:val="404"/>
        </w:trPr>
        <w:tc>
          <w:tcPr>
            <w:tcW w:w="1574" w:type="dxa"/>
            <w:vMerge w:val="restart"/>
            <w:vAlign w:val="center"/>
          </w:tcPr>
          <w:p w14:paraId="0CA323AC" w14:textId="77777777" w:rsidR="00B9096D" w:rsidRDefault="00000000">
            <w:pPr>
              <w:jc w:val="center"/>
              <w:rPr>
                <w:sz w:val="17"/>
                <w:szCs w:val="17"/>
              </w:rPr>
            </w:pPr>
            <w:r>
              <w:rPr>
                <w:rFonts w:eastAsia="DengXian"/>
                <w:sz w:val="17"/>
                <w:szCs w:val="17"/>
                <w:lang w:eastAsia="ko-KR"/>
                <w:rPrChange w:id="132" w:author="Kayser, Georgia" w:date="2025-07-15T11:03:00Z">
                  <w:rPr/>
                </w:rPrChange>
              </w:rPr>
              <w:t>Memory/Learning</w:t>
            </w:r>
          </w:p>
        </w:tc>
        <w:tc>
          <w:tcPr>
            <w:tcW w:w="1849" w:type="dxa"/>
            <w:vAlign w:val="center"/>
          </w:tcPr>
          <w:p w14:paraId="0CA323AD" w14:textId="77777777" w:rsidR="00B9096D" w:rsidRDefault="00000000">
            <w:pPr>
              <w:jc w:val="center"/>
              <w:rPr>
                <w:sz w:val="17"/>
                <w:szCs w:val="17"/>
              </w:rPr>
            </w:pPr>
            <w:r>
              <w:rPr>
                <w:rFonts w:eastAsia="DengXian"/>
                <w:sz w:val="17"/>
                <w:szCs w:val="17"/>
                <w:lang w:eastAsia="ko-KR"/>
                <w:rPrChange w:id="133" w:author="Kayser, Georgia" w:date="2025-07-15T11:03:00Z">
                  <w:rPr/>
                </w:rPrChange>
              </w:rPr>
              <w:t>Memory for Faces Immediate</w:t>
            </w:r>
          </w:p>
        </w:tc>
        <w:tc>
          <w:tcPr>
            <w:tcW w:w="3706" w:type="dxa"/>
            <w:vAlign w:val="center"/>
          </w:tcPr>
          <w:p w14:paraId="0CA323AE" w14:textId="77777777" w:rsidR="00B9096D" w:rsidRDefault="00000000">
            <w:pPr>
              <w:rPr>
                <w:sz w:val="17"/>
                <w:szCs w:val="17"/>
              </w:rPr>
            </w:pPr>
            <w:r>
              <w:rPr>
                <w:rFonts w:eastAsia="DengXian"/>
                <w:sz w:val="17"/>
                <w:szCs w:val="17"/>
                <w:lang w:eastAsia="ko-KR"/>
                <w:rPrChange w:id="134" w:author="Kayser, Georgia" w:date="2025-07-15T11:03:00Z">
                  <w:rPr/>
                </w:rPrChange>
              </w:rPr>
              <w:t>8) Memory for faces total score (MFFS)</w:t>
            </w:r>
          </w:p>
        </w:tc>
        <w:tc>
          <w:tcPr>
            <w:tcW w:w="805" w:type="dxa"/>
            <w:vAlign w:val="center"/>
          </w:tcPr>
          <w:p w14:paraId="0CA323AF" w14:textId="77777777" w:rsidR="00B9096D" w:rsidRDefault="00000000">
            <w:pPr>
              <w:jc w:val="center"/>
              <w:rPr>
                <w:sz w:val="17"/>
                <w:szCs w:val="17"/>
              </w:rPr>
            </w:pPr>
            <w:r>
              <w:rPr>
                <w:rFonts w:eastAsia="DengXian"/>
                <w:sz w:val="17"/>
                <w:szCs w:val="17"/>
                <w:lang w:eastAsia="ko-KR"/>
                <w:rPrChange w:id="135" w:author="Kayser, Georgia" w:date="2025-07-15T11:03:00Z">
                  <w:rPr/>
                </w:rPrChange>
              </w:rPr>
              <w:t>X</w:t>
            </w:r>
          </w:p>
        </w:tc>
        <w:tc>
          <w:tcPr>
            <w:tcW w:w="714" w:type="dxa"/>
            <w:vAlign w:val="center"/>
          </w:tcPr>
          <w:p w14:paraId="0CA323B0" w14:textId="77777777" w:rsidR="00B9096D" w:rsidRDefault="00B9096D">
            <w:pPr>
              <w:jc w:val="center"/>
              <w:rPr>
                <w:sz w:val="17"/>
                <w:szCs w:val="17"/>
              </w:rPr>
            </w:pPr>
          </w:p>
        </w:tc>
        <w:tc>
          <w:tcPr>
            <w:tcW w:w="820" w:type="dxa"/>
            <w:vAlign w:val="center"/>
          </w:tcPr>
          <w:p w14:paraId="0CA323B1" w14:textId="77777777" w:rsidR="00B9096D" w:rsidRDefault="00000000">
            <w:pPr>
              <w:jc w:val="center"/>
              <w:rPr>
                <w:sz w:val="17"/>
                <w:szCs w:val="17"/>
              </w:rPr>
            </w:pPr>
            <w:r>
              <w:rPr>
                <w:rFonts w:eastAsia="DengXian"/>
                <w:sz w:val="17"/>
                <w:szCs w:val="17"/>
                <w:lang w:eastAsia="ko-KR"/>
                <w:rPrChange w:id="136" w:author="Kayser, Georgia" w:date="2025-07-15T11:03:00Z">
                  <w:rPr/>
                </w:rPrChange>
              </w:rPr>
              <w:t>X</w:t>
            </w:r>
          </w:p>
        </w:tc>
      </w:tr>
      <w:tr w:rsidR="00B9096D" w14:paraId="0CA323B9" w14:textId="77777777">
        <w:trPr>
          <w:trHeight w:val="415"/>
        </w:trPr>
        <w:tc>
          <w:tcPr>
            <w:tcW w:w="1574" w:type="dxa"/>
            <w:vMerge/>
            <w:vAlign w:val="center"/>
          </w:tcPr>
          <w:p w14:paraId="0CA323B3" w14:textId="77777777" w:rsidR="00B9096D" w:rsidRDefault="00B9096D">
            <w:pPr>
              <w:jc w:val="center"/>
              <w:rPr>
                <w:sz w:val="17"/>
                <w:szCs w:val="17"/>
              </w:rPr>
            </w:pPr>
          </w:p>
        </w:tc>
        <w:tc>
          <w:tcPr>
            <w:tcW w:w="1849" w:type="dxa"/>
            <w:vAlign w:val="center"/>
          </w:tcPr>
          <w:p w14:paraId="0CA323B4" w14:textId="77777777" w:rsidR="00B9096D" w:rsidRDefault="00000000">
            <w:pPr>
              <w:jc w:val="center"/>
              <w:rPr>
                <w:sz w:val="17"/>
                <w:szCs w:val="17"/>
              </w:rPr>
            </w:pPr>
            <w:r>
              <w:rPr>
                <w:rFonts w:eastAsia="DengXian"/>
                <w:sz w:val="17"/>
                <w:szCs w:val="17"/>
                <w:lang w:eastAsia="ko-KR"/>
                <w:rPrChange w:id="137" w:author="Kayser, Georgia" w:date="2025-07-15T11:03:00Z">
                  <w:rPr/>
                </w:rPrChange>
              </w:rPr>
              <w:t>Memory for Faces Delayed</w:t>
            </w:r>
          </w:p>
        </w:tc>
        <w:tc>
          <w:tcPr>
            <w:tcW w:w="3706" w:type="dxa"/>
            <w:vAlign w:val="center"/>
          </w:tcPr>
          <w:p w14:paraId="0CA323B5" w14:textId="77777777" w:rsidR="00B9096D" w:rsidRDefault="00000000">
            <w:pPr>
              <w:rPr>
                <w:sz w:val="17"/>
                <w:szCs w:val="17"/>
              </w:rPr>
            </w:pPr>
            <w:r>
              <w:rPr>
                <w:rFonts w:eastAsia="DengXian"/>
                <w:sz w:val="17"/>
                <w:szCs w:val="17"/>
                <w:lang w:eastAsia="ko-KR"/>
                <w:rPrChange w:id="138" w:author="Kayser, Georgia" w:date="2025-07-15T11:03:00Z">
                  <w:rPr/>
                </w:rPrChange>
              </w:rPr>
              <w:t>9) Memory for faces delayed total score (MFFDTS)</w:t>
            </w:r>
          </w:p>
        </w:tc>
        <w:tc>
          <w:tcPr>
            <w:tcW w:w="805" w:type="dxa"/>
            <w:vAlign w:val="center"/>
          </w:tcPr>
          <w:p w14:paraId="0CA323B6" w14:textId="77777777" w:rsidR="00B9096D" w:rsidRDefault="00000000">
            <w:pPr>
              <w:jc w:val="center"/>
              <w:rPr>
                <w:sz w:val="17"/>
                <w:szCs w:val="17"/>
              </w:rPr>
            </w:pPr>
            <w:r>
              <w:rPr>
                <w:rFonts w:eastAsia="DengXian"/>
                <w:sz w:val="17"/>
                <w:szCs w:val="17"/>
                <w:lang w:eastAsia="ko-KR"/>
                <w:rPrChange w:id="139" w:author="Kayser, Georgia" w:date="2025-07-15T11:03:00Z">
                  <w:rPr/>
                </w:rPrChange>
              </w:rPr>
              <w:t>X</w:t>
            </w:r>
          </w:p>
        </w:tc>
        <w:tc>
          <w:tcPr>
            <w:tcW w:w="714" w:type="dxa"/>
            <w:vAlign w:val="center"/>
          </w:tcPr>
          <w:p w14:paraId="0CA323B7" w14:textId="77777777" w:rsidR="00B9096D" w:rsidRDefault="00B9096D">
            <w:pPr>
              <w:jc w:val="center"/>
              <w:rPr>
                <w:sz w:val="17"/>
                <w:szCs w:val="17"/>
              </w:rPr>
            </w:pPr>
          </w:p>
        </w:tc>
        <w:tc>
          <w:tcPr>
            <w:tcW w:w="820" w:type="dxa"/>
            <w:vAlign w:val="center"/>
          </w:tcPr>
          <w:p w14:paraId="0CA323B8" w14:textId="77777777" w:rsidR="00B9096D" w:rsidRDefault="00000000">
            <w:pPr>
              <w:jc w:val="center"/>
              <w:rPr>
                <w:sz w:val="17"/>
                <w:szCs w:val="17"/>
              </w:rPr>
            </w:pPr>
            <w:r>
              <w:rPr>
                <w:rFonts w:eastAsia="DengXian"/>
                <w:sz w:val="17"/>
                <w:szCs w:val="17"/>
                <w:lang w:eastAsia="ko-KR"/>
                <w:rPrChange w:id="140" w:author="Kayser, Georgia" w:date="2025-07-15T11:03:00Z">
                  <w:rPr/>
                </w:rPrChange>
              </w:rPr>
              <w:t>X</w:t>
            </w:r>
          </w:p>
        </w:tc>
      </w:tr>
      <w:tr w:rsidR="00B9096D" w14:paraId="0CA323C0" w14:textId="77777777">
        <w:trPr>
          <w:trHeight w:val="415"/>
        </w:trPr>
        <w:tc>
          <w:tcPr>
            <w:tcW w:w="1574" w:type="dxa"/>
            <w:vMerge/>
            <w:vAlign w:val="center"/>
          </w:tcPr>
          <w:p w14:paraId="0CA323BA" w14:textId="77777777" w:rsidR="00B9096D" w:rsidRDefault="00B9096D">
            <w:pPr>
              <w:jc w:val="center"/>
              <w:rPr>
                <w:sz w:val="17"/>
                <w:szCs w:val="17"/>
              </w:rPr>
            </w:pPr>
          </w:p>
        </w:tc>
        <w:tc>
          <w:tcPr>
            <w:tcW w:w="1849" w:type="dxa"/>
            <w:vAlign w:val="center"/>
          </w:tcPr>
          <w:p w14:paraId="0CA323BB" w14:textId="77777777" w:rsidR="00B9096D" w:rsidRDefault="00000000">
            <w:pPr>
              <w:jc w:val="center"/>
              <w:rPr>
                <w:sz w:val="17"/>
                <w:szCs w:val="17"/>
              </w:rPr>
            </w:pPr>
            <w:r>
              <w:rPr>
                <w:rFonts w:eastAsia="DengXian"/>
                <w:sz w:val="17"/>
                <w:szCs w:val="17"/>
                <w:lang w:eastAsia="ko-KR"/>
                <w:rPrChange w:id="141" w:author="Kayser, Georgia" w:date="2025-07-15T11:03:00Z">
                  <w:rPr/>
                </w:rPrChange>
              </w:rPr>
              <w:t>Narrative Memory</w:t>
            </w:r>
          </w:p>
        </w:tc>
        <w:tc>
          <w:tcPr>
            <w:tcW w:w="3706" w:type="dxa"/>
            <w:vAlign w:val="center"/>
          </w:tcPr>
          <w:p w14:paraId="0CA323BC" w14:textId="77777777" w:rsidR="00B9096D" w:rsidRDefault="00000000">
            <w:pPr>
              <w:rPr>
                <w:sz w:val="17"/>
                <w:szCs w:val="17"/>
              </w:rPr>
            </w:pPr>
            <w:r>
              <w:rPr>
                <w:rFonts w:eastAsia="DengXian"/>
                <w:sz w:val="17"/>
                <w:szCs w:val="17"/>
                <w:lang w:eastAsia="ko-KR"/>
                <w:rPrChange w:id="142" w:author="Kayser, Georgia" w:date="2025-07-15T11:03:00Z">
                  <w:rPr/>
                </w:rPrChange>
              </w:rPr>
              <w:t>N/A</w:t>
            </w:r>
          </w:p>
        </w:tc>
        <w:tc>
          <w:tcPr>
            <w:tcW w:w="805" w:type="dxa"/>
            <w:vAlign w:val="center"/>
          </w:tcPr>
          <w:p w14:paraId="0CA323BD" w14:textId="77777777" w:rsidR="00B9096D" w:rsidRDefault="00B9096D">
            <w:pPr>
              <w:jc w:val="center"/>
              <w:rPr>
                <w:sz w:val="17"/>
                <w:szCs w:val="17"/>
              </w:rPr>
            </w:pPr>
          </w:p>
        </w:tc>
        <w:tc>
          <w:tcPr>
            <w:tcW w:w="714" w:type="dxa"/>
            <w:vAlign w:val="center"/>
          </w:tcPr>
          <w:p w14:paraId="0CA323BE" w14:textId="77777777" w:rsidR="00B9096D" w:rsidRDefault="00B9096D">
            <w:pPr>
              <w:jc w:val="center"/>
              <w:rPr>
                <w:sz w:val="17"/>
                <w:szCs w:val="17"/>
              </w:rPr>
            </w:pPr>
          </w:p>
        </w:tc>
        <w:tc>
          <w:tcPr>
            <w:tcW w:w="820" w:type="dxa"/>
            <w:vAlign w:val="center"/>
          </w:tcPr>
          <w:p w14:paraId="0CA323BF" w14:textId="77777777" w:rsidR="00B9096D" w:rsidRDefault="00B9096D">
            <w:pPr>
              <w:jc w:val="center"/>
              <w:rPr>
                <w:sz w:val="17"/>
                <w:szCs w:val="17"/>
              </w:rPr>
            </w:pPr>
          </w:p>
        </w:tc>
      </w:tr>
      <w:tr w:rsidR="00B9096D" w14:paraId="0CA323C7" w14:textId="77777777">
        <w:trPr>
          <w:trHeight w:val="404"/>
        </w:trPr>
        <w:tc>
          <w:tcPr>
            <w:tcW w:w="1574" w:type="dxa"/>
            <w:vMerge w:val="restart"/>
            <w:vAlign w:val="center"/>
          </w:tcPr>
          <w:p w14:paraId="0CA323C1" w14:textId="77777777" w:rsidR="00B9096D" w:rsidRDefault="00000000">
            <w:pPr>
              <w:jc w:val="center"/>
              <w:rPr>
                <w:sz w:val="17"/>
                <w:szCs w:val="17"/>
              </w:rPr>
            </w:pPr>
            <w:r>
              <w:rPr>
                <w:rFonts w:eastAsia="DengXian"/>
                <w:sz w:val="17"/>
                <w:szCs w:val="17"/>
                <w:lang w:eastAsia="ko-KR"/>
                <w:rPrChange w:id="143" w:author="Kayser, Georgia" w:date="2025-07-15T11:03:00Z">
                  <w:rPr/>
                </w:rPrChange>
              </w:rPr>
              <w:t>Visuospatial Processing</w:t>
            </w:r>
          </w:p>
        </w:tc>
        <w:tc>
          <w:tcPr>
            <w:tcW w:w="1849" w:type="dxa"/>
            <w:vAlign w:val="center"/>
          </w:tcPr>
          <w:p w14:paraId="0CA323C2" w14:textId="77777777" w:rsidR="00B9096D" w:rsidRDefault="00000000">
            <w:pPr>
              <w:jc w:val="center"/>
              <w:rPr>
                <w:sz w:val="17"/>
                <w:szCs w:val="17"/>
              </w:rPr>
            </w:pPr>
            <w:r>
              <w:rPr>
                <w:rFonts w:eastAsia="DengXian"/>
                <w:sz w:val="17"/>
                <w:szCs w:val="17"/>
                <w:lang w:eastAsia="ko-KR"/>
                <w:rPrChange w:id="144" w:author="Kayser, Georgia" w:date="2025-07-15T11:03:00Z">
                  <w:rPr/>
                </w:rPrChange>
              </w:rPr>
              <w:t>Design Copying</w:t>
            </w:r>
          </w:p>
        </w:tc>
        <w:tc>
          <w:tcPr>
            <w:tcW w:w="3706" w:type="dxa"/>
            <w:vAlign w:val="center"/>
          </w:tcPr>
          <w:p w14:paraId="0CA323C3" w14:textId="77777777" w:rsidR="00B9096D" w:rsidRDefault="00000000">
            <w:pPr>
              <w:rPr>
                <w:sz w:val="17"/>
                <w:szCs w:val="17"/>
              </w:rPr>
            </w:pPr>
            <w:r>
              <w:rPr>
                <w:rFonts w:eastAsia="DengXian"/>
                <w:sz w:val="17"/>
                <w:szCs w:val="17"/>
                <w:lang w:eastAsia="ko-KR"/>
                <w:rPrChange w:id="145" w:author="Kayser, Georgia" w:date="2025-07-15T11:03:00Z">
                  <w:rPr/>
                </w:rPrChange>
              </w:rPr>
              <w:t>10) Design copying process total score (DCGTS)</w:t>
            </w:r>
          </w:p>
        </w:tc>
        <w:tc>
          <w:tcPr>
            <w:tcW w:w="805" w:type="dxa"/>
            <w:vAlign w:val="center"/>
          </w:tcPr>
          <w:p w14:paraId="0CA323C4" w14:textId="77777777" w:rsidR="00B9096D" w:rsidRDefault="00000000">
            <w:pPr>
              <w:jc w:val="center"/>
              <w:rPr>
                <w:sz w:val="17"/>
                <w:szCs w:val="17"/>
              </w:rPr>
            </w:pPr>
            <w:r>
              <w:rPr>
                <w:rFonts w:eastAsia="DengXian"/>
                <w:sz w:val="17"/>
                <w:szCs w:val="17"/>
                <w:lang w:eastAsia="ko-KR"/>
                <w:rPrChange w:id="146" w:author="Kayser, Georgia" w:date="2025-07-15T11:03:00Z">
                  <w:rPr/>
                </w:rPrChange>
              </w:rPr>
              <w:t>X</w:t>
            </w:r>
          </w:p>
        </w:tc>
        <w:tc>
          <w:tcPr>
            <w:tcW w:w="714" w:type="dxa"/>
            <w:vAlign w:val="center"/>
          </w:tcPr>
          <w:p w14:paraId="0CA323C5" w14:textId="77777777" w:rsidR="00B9096D" w:rsidRDefault="00B9096D">
            <w:pPr>
              <w:jc w:val="center"/>
              <w:rPr>
                <w:sz w:val="17"/>
                <w:szCs w:val="17"/>
              </w:rPr>
            </w:pPr>
          </w:p>
        </w:tc>
        <w:tc>
          <w:tcPr>
            <w:tcW w:w="820" w:type="dxa"/>
            <w:vAlign w:val="center"/>
          </w:tcPr>
          <w:p w14:paraId="0CA323C6" w14:textId="77777777" w:rsidR="00B9096D" w:rsidRDefault="00000000">
            <w:pPr>
              <w:jc w:val="center"/>
              <w:rPr>
                <w:sz w:val="17"/>
                <w:szCs w:val="17"/>
              </w:rPr>
            </w:pPr>
            <w:r>
              <w:rPr>
                <w:rFonts w:eastAsia="DengXian"/>
                <w:sz w:val="17"/>
                <w:szCs w:val="17"/>
                <w:lang w:eastAsia="ko-KR"/>
                <w:rPrChange w:id="147" w:author="Kayser, Georgia" w:date="2025-07-15T11:03:00Z">
                  <w:rPr/>
                </w:rPrChange>
              </w:rPr>
              <w:t>X</w:t>
            </w:r>
          </w:p>
        </w:tc>
      </w:tr>
      <w:tr w:rsidR="00B9096D" w14:paraId="0CA323CE" w14:textId="77777777">
        <w:trPr>
          <w:trHeight w:val="415"/>
        </w:trPr>
        <w:tc>
          <w:tcPr>
            <w:tcW w:w="1574" w:type="dxa"/>
            <w:vMerge/>
          </w:tcPr>
          <w:p w14:paraId="0CA323C8" w14:textId="77777777" w:rsidR="00B9096D" w:rsidRDefault="00B9096D">
            <w:pPr>
              <w:rPr>
                <w:sz w:val="17"/>
                <w:szCs w:val="17"/>
              </w:rPr>
            </w:pPr>
          </w:p>
        </w:tc>
        <w:tc>
          <w:tcPr>
            <w:tcW w:w="1849" w:type="dxa"/>
            <w:vAlign w:val="center"/>
          </w:tcPr>
          <w:p w14:paraId="0CA323C9" w14:textId="77777777" w:rsidR="00B9096D" w:rsidRDefault="00000000">
            <w:pPr>
              <w:jc w:val="center"/>
              <w:rPr>
                <w:sz w:val="17"/>
                <w:szCs w:val="17"/>
              </w:rPr>
            </w:pPr>
            <w:r>
              <w:rPr>
                <w:rFonts w:eastAsia="DengXian"/>
                <w:sz w:val="17"/>
                <w:szCs w:val="17"/>
                <w:lang w:eastAsia="ko-KR"/>
                <w:rPrChange w:id="148" w:author="Kayser, Georgia" w:date="2025-07-15T11:03:00Z">
                  <w:rPr/>
                </w:rPrChange>
              </w:rPr>
              <w:t>Geometric Puzzles</w:t>
            </w:r>
          </w:p>
        </w:tc>
        <w:tc>
          <w:tcPr>
            <w:tcW w:w="3706" w:type="dxa"/>
            <w:vAlign w:val="center"/>
          </w:tcPr>
          <w:p w14:paraId="0CA323CA" w14:textId="77777777" w:rsidR="00B9096D" w:rsidRDefault="00000000">
            <w:pPr>
              <w:rPr>
                <w:sz w:val="17"/>
                <w:szCs w:val="17"/>
              </w:rPr>
            </w:pPr>
            <w:r>
              <w:rPr>
                <w:rFonts w:eastAsia="DengXian"/>
                <w:sz w:val="17"/>
                <w:szCs w:val="17"/>
                <w:lang w:eastAsia="ko-KR"/>
                <w:rPrChange w:id="149" w:author="Kayser, Georgia" w:date="2025-07-15T11:03:00Z">
                  <w:rPr/>
                </w:rPrChange>
              </w:rPr>
              <w:t>11) Geometric puzzles total score (GPTS)</w:t>
            </w:r>
          </w:p>
        </w:tc>
        <w:tc>
          <w:tcPr>
            <w:tcW w:w="805" w:type="dxa"/>
            <w:vAlign w:val="center"/>
          </w:tcPr>
          <w:p w14:paraId="0CA323CB" w14:textId="77777777" w:rsidR="00B9096D" w:rsidRDefault="00000000">
            <w:pPr>
              <w:jc w:val="center"/>
              <w:rPr>
                <w:sz w:val="17"/>
                <w:szCs w:val="17"/>
              </w:rPr>
            </w:pPr>
            <w:r>
              <w:rPr>
                <w:rFonts w:eastAsia="DengXian"/>
                <w:sz w:val="17"/>
                <w:szCs w:val="17"/>
                <w:lang w:eastAsia="ko-KR"/>
                <w:rPrChange w:id="150" w:author="Kayser, Georgia" w:date="2025-07-15T11:03:00Z">
                  <w:rPr/>
                </w:rPrChange>
              </w:rPr>
              <w:t>X</w:t>
            </w:r>
          </w:p>
        </w:tc>
        <w:tc>
          <w:tcPr>
            <w:tcW w:w="714" w:type="dxa"/>
            <w:vAlign w:val="center"/>
          </w:tcPr>
          <w:p w14:paraId="0CA323CC" w14:textId="77777777" w:rsidR="00B9096D" w:rsidRDefault="00B9096D">
            <w:pPr>
              <w:jc w:val="center"/>
              <w:rPr>
                <w:sz w:val="17"/>
                <w:szCs w:val="17"/>
              </w:rPr>
            </w:pPr>
          </w:p>
        </w:tc>
        <w:tc>
          <w:tcPr>
            <w:tcW w:w="820" w:type="dxa"/>
            <w:vAlign w:val="center"/>
          </w:tcPr>
          <w:p w14:paraId="0CA323CD" w14:textId="77777777" w:rsidR="00B9096D" w:rsidRDefault="00000000">
            <w:pPr>
              <w:jc w:val="center"/>
              <w:rPr>
                <w:sz w:val="17"/>
                <w:szCs w:val="17"/>
              </w:rPr>
            </w:pPr>
            <w:r>
              <w:rPr>
                <w:rFonts w:eastAsia="DengXian"/>
                <w:sz w:val="17"/>
                <w:szCs w:val="17"/>
                <w:lang w:eastAsia="ko-KR"/>
                <w:rPrChange w:id="151" w:author="Kayser, Georgia" w:date="2025-07-15T11:03:00Z">
                  <w:rPr/>
                </w:rPrChange>
              </w:rPr>
              <w:t>X</w:t>
            </w:r>
          </w:p>
        </w:tc>
      </w:tr>
      <w:tr w:rsidR="00B9096D" w14:paraId="0CA323D5" w14:textId="77777777">
        <w:trPr>
          <w:trHeight w:val="404"/>
        </w:trPr>
        <w:tc>
          <w:tcPr>
            <w:tcW w:w="1574" w:type="dxa"/>
            <w:vMerge w:val="restart"/>
            <w:vAlign w:val="center"/>
          </w:tcPr>
          <w:p w14:paraId="0CA323CF" w14:textId="77777777" w:rsidR="00B9096D" w:rsidRDefault="00000000">
            <w:pPr>
              <w:jc w:val="center"/>
              <w:rPr>
                <w:sz w:val="17"/>
                <w:szCs w:val="17"/>
              </w:rPr>
            </w:pPr>
            <w:commentRangeStart w:id="152"/>
            <w:r>
              <w:rPr>
                <w:rFonts w:eastAsia="DengXian"/>
                <w:sz w:val="17"/>
                <w:szCs w:val="17"/>
                <w:lang w:eastAsia="ko-KR"/>
                <w:rPrChange w:id="153" w:author="Kayser, Georgia" w:date="2025-07-15T11:03:00Z">
                  <w:rPr/>
                </w:rPrChange>
              </w:rPr>
              <w:t>Sensorimotor</w:t>
            </w:r>
            <w:commentRangeEnd w:id="152"/>
            <w:r>
              <w:commentReference w:id="152"/>
            </w:r>
          </w:p>
        </w:tc>
        <w:tc>
          <w:tcPr>
            <w:tcW w:w="1849" w:type="dxa"/>
            <w:vAlign w:val="center"/>
          </w:tcPr>
          <w:p w14:paraId="0CA323D0" w14:textId="77777777" w:rsidR="00B9096D" w:rsidRDefault="00000000">
            <w:pPr>
              <w:jc w:val="center"/>
              <w:rPr>
                <w:sz w:val="17"/>
                <w:szCs w:val="17"/>
              </w:rPr>
            </w:pPr>
            <w:r>
              <w:rPr>
                <w:rFonts w:eastAsia="DengXian"/>
                <w:sz w:val="17"/>
                <w:szCs w:val="17"/>
                <w:lang w:eastAsia="ko-KR"/>
                <w:rPrChange w:id="154" w:author="Kayser, Georgia" w:date="2025-07-15T11:03:00Z">
                  <w:rPr/>
                </w:rPrChange>
              </w:rPr>
              <w:t>Visuospatial Processing</w:t>
            </w:r>
          </w:p>
        </w:tc>
        <w:tc>
          <w:tcPr>
            <w:tcW w:w="3706" w:type="dxa"/>
            <w:vAlign w:val="center"/>
          </w:tcPr>
          <w:p w14:paraId="0CA323D1" w14:textId="77777777" w:rsidR="00B9096D" w:rsidRDefault="00000000">
            <w:pPr>
              <w:rPr>
                <w:sz w:val="17"/>
                <w:szCs w:val="17"/>
              </w:rPr>
            </w:pPr>
            <w:r>
              <w:rPr>
                <w:rFonts w:eastAsia="DengXian"/>
                <w:sz w:val="17"/>
                <w:szCs w:val="17"/>
                <w:lang w:eastAsia="ko-KR"/>
                <w:rPrChange w:id="155" w:author="Kayser, Georgia" w:date="2025-07-15T11:03:00Z">
                  <w:rPr/>
                </w:rPrChange>
              </w:rPr>
              <w:t>N/A</w:t>
            </w:r>
          </w:p>
        </w:tc>
        <w:tc>
          <w:tcPr>
            <w:tcW w:w="805" w:type="dxa"/>
            <w:vAlign w:val="center"/>
          </w:tcPr>
          <w:p w14:paraId="0CA323D2" w14:textId="77777777" w:rsidR="00B9096D" w:rsidRDefault="00B9096D">
            <w:pPr>
              <w:rPr>
                <w:sz w:val="17"/>
                <w:szCs w:val="17"/>
              </w:rPr>
            </w:pPr>
          </w:p>
        </w:tc>
        <w:tc>
          <w:tcPr>
            <w:tcW w:w="714" w:type="dxa"/>
            <w:vAlign w:val="center"/>
          </w:tcPr>
          <w:p w14:paraId="0CA323D3" w14:textId="77777777" w:rsidR="00B9096D" w:rsidRDefault="00B9096D">
            <w:pPr>
              <w:rPr>
                <w:sz w:val="17"/>
                <w:szCs w:val="17"/>
              </w:rPr>
            </w:pPr>
          </w:p>
        </w:tc>
        <w:tc>
          <w:tcPr>
            <w:tcW w:w="820" w:type="dxa"/>
            <w:vAlign w:val="center"/>
          </w:tcPr>
          <w:p w14:paraId="0CA323D4" w14:textId="77777777" w:rsidR="00B9096D" w:rsidRDefault="00B9096D">
            <w:pPr>
              <w:rPr>
                <w:sz w:val="17"/>
                <w:szCs w:val="17"/>
              </w:rPr>
            </w:pPr>
          </w:p>
        </w:tc>
      </w:tr>
      <w:tr w:rsidR="00B9096D" w14:paraId="0CA323DC" w14:textId="77777777">
        <w:trPr>
          <w:trHeight w:val="415"/>
        </w:trPr>
        <w:tc>
          <w:tcPr>
            <w:tcW w:w="1574" w:type="dxa"/>
            <w:vMerge/>
          </w:tcPr>
          <w:p w14:paraId="0CA323D6" w14:textId="77777777" w:rsidR="00B9096D" w:rsidRDefault="00B9096D">
            <w:pPr>
              <w:jc w:val="center"/>
              <w:rPr>
                <w:sz w:val="17"/>
                <w:szCs w:val="17"/>
              </w:rPr>
            </w:pPr>
          </w:p>
        </w:tc>
        <w:tc>
          <w:tcPr>
            <w:tcW w:w="1849" w:type="dxa"/>
            <w:vAlign w:val="center"/>
          </w:tcPr>
          <w:p w14:paraId="0CA323D7" w14:textId="77777777" w:rsidR="00B9096D" w:rsidRDefault="00000000">
            <w:pPr>
              <w:jc w:val="center"/>
              <w:rPr>
                <w:sz w:val="17"/>
                <w:szCs w:val="17"/>
              </w:rPr>
            </w:pPr>
            <w:r>
              <w:rPr>
                <w:rFonts w:eastAsia="DengXian"/>
                <w:sz w:val="17"/>
                <w:szCs w:val="17"/>
                <w:lang w:eastAsia="ko-KR"/>
                <w:rPrChange w:id="156" w:author="Kayser, Georgia" w:date="2025-07-15T11:03:00Z">
                  <w:rPr/>
                </w:rPrChange>
              </w:rPr>
              <w:t>Visuomotor Precision</w:t>
            </w:r>
          </w:p>
        </w:tc>
        <w:tc>
          <w:tcPr>
            <w:tcW w:w="3706" w:type="dxa"/>
            <w:vAlign w:val="center"/>
          </w:tcPr>
          <w:p w14:paraId="0CA323D8" w14:textId="77777777" w:rsidR="00B9096D" w:rsidRDefault="00000000">
            <w:pPr>
              <w:rPr>
                <w:sz w:val="17"/>
                <w:szCs w:val="17"/>
              </w:rPr>
            </w:pPr>
            <w:r>
              <w:rPr>
                <w:rFonts w:eastAsia="DengXian"/>
                <w:sz w:val="17"/>
                <w:szCs w:val="17"/>
                <w:lang w:eastAsia="ko-KR"/>
                <w:rPrChange w:id="157" w:author="Kayser, Georgia" w:date="2025-07-15T11:03:00Z">
                  <w:rPr/>
                </w:rPrChange>
              </w:rPr>
              <w:t>N/A</w:t>
            </w:r>
          </w:p>
        </w:tc>
        <w:tc>
          <w:tcPr>
            <w:tcW w:w="805" w:type="dxa"/>
            <w:vAlign w:val="center"/>
          </w:tcPr>
          <w:p w14:paraId="0CA323D9" w14:textId="77777777" w:rsidR="00B9096D" w:rsidRDefault="00B9096D">
            <w:pPr>
              <w:rPr>
                <w:sz w:val="17"/>
                <w:szCs w:val="17"/>
              </w:rPr>
            </w:pPr>
          </w:p>
        </w:tc>
        <w:tc>
          <w:tcPr>
            <w:tcW w:w="714" w:type="dxa"/>
            <w:vAlign w:val="center"/>
          </w:tcPr>
          <w:p w14:paraId="0CA323DA" w14:textId="77777777" w:rsidR="00B9096D" w:rsidRDefault="00B9096D">
            <w:pPr>
              <w:rPr>
                <w:sz w:val="17"/>
                <w:szCs w:val="17"/>
              </w:rPr>
            </w:pPr>
          </w:p>
        </w:tc>
        <w:tc>
          <w:tcPr>
            <w:tcW w:w="820" w:type="dxa"/>
            <w:vAlign w:val="center"/>
          </w:tcPr>
          <w:p w14:paraId="0CA323DB" w14:textId="77777777" w:rsidR="00B9096D" w:rsidRDefault="00B9096D">
            <w:pPr>
              <w:rPr>
                <w:sz w:val="17"/>
                <w:szCs w:val="17"/>
              </w:rPr>
            </w:pPr>
          </w:p>
        </w:tc>
      </w:tr>
      <w:tr w:rsidR="00B9096D" w14:paraId="0CA323E3" w14:textId="77777777">
        <w:trPr>
          <w:trHeight w:val="196"/>
        </w:trPr>
        <w:tc>
          <w:tcPr>
            <w:tcW w:w="1574" w:type="dxa"/>
          </w:tcPr>
          <w:p w14:paraId="0CA323DD" w14:textId="77777777" w:rsidR="00B9096D" w:rsidRDefault="00000000">
            <w:pPr>
              <w:jc w:val="center"/>
              <w:rPr>
                <w:sz w:val="17"/>
                <w:szCs w:val="17"/>
              </w:rPr>
            </w:pPr>
            <w:r>
              <w:rPr>
                <w:rFonts w:eastAsia="DengXian"/>
                <w:sz w:val="17"/>
                <w:szCs w:val="17"/>
                <w:lang w:eastAsia="ko-KR"/>
                <w:rPrChange w:id="158" w:author="Kayser, Georgia" w:date="2025-07-15T11:03:00Z">
                  <w:rPr/>
                </w:rPrChange>
              </w:rPr>
              <w:t>Social Perception</w:t>
            </w:r>
          </w:p>
        </w:tc>
        <w:tc>
          <w:tcPr>
            <w:tcW w:w="1849" w:type="dxa"/>
            <w:vAlign w:val="center"/>
          </w:tcPr>
          <w:p w14:paraId="0CA323DE" w14:textId="77777777" w:rsidR="00B9096D" w:rsidRDefault="00000000">
            <w:pPr>
              <w:jc w:val="center"/>
              <w:rPr>
                <w:sz w:val="17"/>
                <w:szCs w:val="17"/>
              </w:rPr>
            </w:pPr>
            <w:r>
              <w:rPr>
                <w:rFonts w:eastAsia="DengXian"/>
                <w:sz w:val="17"/>
                <w:szCs w:val="17"/>
                <w:lang w:eastAsia="ko-KR"/>
                <w:rPrChange w:id="159" w:author="Kayser, Georgia" w:date="2025-07-15T11:03:00Z">
                  <w:rPr/>
                </w:rPrChange>
              </w:rPr>
              <w:t>Affect Recognition</w:t>
            </w:r>
          </w:p>
        </w:tc>
        <w:tc>
          <w:tcPr>
            <w:tcW w:w="3706" w:type="dxa"/>
            <w:vAlign w:val="center"/>
          </w:tcPr>
          <w:p w14:paraId="0CA323DF" w14:textId="77777777" w:rsidR="00B9096D" w:rsidRDefault="00000000">
            <w:pPr>
              <w:rPr>
                <w:sz w:val="17"/>
                <w:szCs w:val="17"/>
              </w:rPr>
            </w:pPr>
            <w:r>
              <w:rPr>
                <w:rFonts w:eastAsia="DengXian"/>
                <w:sz w:val="17"/>
                <w:szCs w:val="17"/>
                <w:lang w:eastAsia="ko-KR"/>
                <w:rPrChange w:id="160" w:author="Kayser, Georgia" w:date="2025-07-15T11:03:00Z">
                  <w:rPr/>
                </w:rPrChange>
              </w:rPr>
              <w:t>12) Affect recognition total score (ARTS)</w:t>
            </w:r>
          </w:p>
        </w:tc>
        <w:tc>
          <w:tcPr>
            <w:tcW w:w="805" w:type="dxa"/>
            <w:vAlign w:val="center"/>
          </w:tcPr>
          <w:p w14:paraId="0CA323E0" w14:textId="77777777" w:rsidR="00B9096D" w:rsidRDefault="00B9096D">
            <w:pPr>
              <w:rPr>
                <w:sz w:val="17"/>
                <w:szCs w:val="17"/>
              </w:rPr>
            </w:pPr>
          </w:p>
        </w:tc>
        <w:tc>
          <w:tcPr>
            <w:tcW w:w="714" w:type="dxa"/>
            <w:vAlign w:val="center"/>
          </w:tcPr>
          <w:p w14:paraId="0CA323E1" w14:textId="77777777" w:rsidR="00B9096D" w:rsidRDefault="00B9096D">
            <w:pPr>
              <w:rPr>
                <w:sz w:val="17"/>
                <w:szCs w:val="17"/>
              </w:rPr>
            </w:pPr>
          </w:p>
        </w:tc>
        <w:tc>
          <w:tcPr>
            <w:tcW w:w="820" w:type="dxa"/>
            <w:vAlign w:val="center"/>
          </w:tcPr>
          <w:p w14:paraId="0CA323E2" w14:textId="77777777" w:rsidR="00B9096D" w:rsidRDefault="00000000">
            <w:pPr>
              <w:jc w:val="center"/>
              <w:rPr>
                <w:sz w:val="17"/>
                <w:szCs w:val="17"/>
              </w:rPr>
            </w:pPr>
            <w:r>
              <w:rPr>
                <w:rFonts w:eastAsia="DengXian"/>
                <w:sz w:val="17"/>
                <w:szCs w:val="17"/>
                <w:lang w:eastAsia="ko-KR"/>
                <w:rPrChange w:id="161" w:author="Kayser, Georgia" w:date="2025-07-15T11:03:00Z">
                  <w:rPr/>
                </w:rPrChange>
              </w:rPr>
              <w:t>X</w:t>
            </w:r>
          </w:p>
        </w:tc>
      </w:tr>
    </w:tbl>
    <w:p w14:paraId="0CA323E4" w14:textId="77777777" w:rsidR="00B9096D" w:rsidRDefault="00B9096D">
      <w:pPr>
        <w:ind w:firstLine="720"/>
        <w:jc w:val="both"/>
        <w:rPr>
          <w:ins w:id="162" w:author="Suarez, Jose" w:date="2025-06-04T14:01:00Z"/>
          <w:color w:val="000000"/>
          <w:sz w:val="22"/>
          <w:szCs w:val="22"/>
        </w:rPr>
      </w:pPr>
    </w:p>
    <w:p w14:paraId="0CA323E5" w14:textId="77777777" w:rsidR="00B9096D" w:rsidRDefault="00000000">
      <w:pPr>
        <w:ind w:firstLine="720"/>
        <w:jc w:val="both"/>
        <w:rPr>
          <w:ins w:id="163" w:author="Suarez, Jose" w:date="2025-06-04T14:01:00Z"/>
          <w:color w:val="000000"/>
          <w:sz w:val="22"/>
          <w:szCs w:val="22"/>
          <w:highlight w:val="yellow"/>
        </w:rPr>
      </w:pPr>
      <w:ins w:id="164" w:author="Suarez, Jose" w:date="2025-06-04T14:01:00Z">
        <w:r>
          <w:rPr>
            <w:color w:val="000000"/>
            <w:sz w:val="22"/>
            <w:szCs w:val="22"/>
            <w:highlight w:val="yellow"/>
          </w:rPr>
          <w:t>For your reference, this is how we calculate the domain scores (sas code but the logic is understandable);</w:t>
        </w:r>
      </w:ins>
    </w:p>
    <w:p w14:paraId="0CA323E6" w14:textId="77777777" w:rsidR="00B9096D" w:rsidRDefault="00B9096D">
      <w:pPr>
        <w:ind w:firstLine="720"/>
        <w:jc w:val="both"/>
        <w:rPr>
          <w:ins w:id="165" w:author="Suarez, Jose" w:date="2025-06-04T14:01:00Z"/>
          <w:color w:val="000000"/>
          <w:sz w:val="22"/>
          <w:szCs w:val="22"/>
          <w:highlight w:val="yellow"/>
        </w:rPr>
      </w:pPr>
    </w:p>
    <w:p w14:paraId="0CA323E7" w14:textId="77777777" w:rsidR="00B9096D" w:rsidRDefault="00000000">
      <w:pPr>
        <w:ind w:firstLine="720"/>
        <w:jc w:val="both"/>
        <w:rPr>
          <w:ins w:id="166" w:author="Suarez, Jose" w:date="2025-06-04T14:01:00Z"/>
          <w:color w:val="000000"/>
          <w:sz w:val="22"/>
          <w:szCs w:val="22"/>
          <w:highlight w:val="yellow"/>
        </w:rPr>
      </w:pPr>
      <w:ins w:id="167" w:author="Suarez, Jose" w:date="2025-06-04T14:01:00Z">
        <w:r>
          <w:rPr>
            <w:color w:val="000000"/>
            <w:sz w:val="22"/>
            <w:szCs w:val="22"/>
            <w:highlight w:val="yellow"/>
          </w:rPr>
          <w:t>a_nepsy_aac_rsc= mean(a_nepsy_aac, a_nepsy_rsc);</w:t>
        </w:r>
      </w:ins>
    </w:p>
    <w:p w14:paraId="0CA323E8" w14:textId="77777777" w:rsidR="00B9096D" w:rsidRDefault="00000000">
      <w:pPr>
        <w:ind w:firstLine="720"/>
        <w:jc w:val="both"/>
        <w:rPr>
          <w:ins w:id="168" w:author="Suarez, Jose" w:date="2025-06-04T14:01:00Z"/>
          <w:color w:val="000000"/>
          <w:sz w:val="22"/>
          <w:szCs w:val="22"/>
          <w:highlight w:val="yellow"/>
        </w:rPr>
      </w:pPr>
      <w:ins w:id="169" w:author="Suarez, Jose" w:date="2025-06-04T14:01:00Z">
        <w:r>
          <w:rPr>
            <w:color w:val="000000"/>
            <w:sz w:val="22"/>
            <w:szCs w:val="22"/>
            <w:highlight w:val="yellow"/>
          </w:rPr>
          <w:t xml:space="preserve">  a_nepsy_iic_isc= mean(a_nepsy_iic, a_nepsy_isc);</w:t>
        </w:r>
      </w:ins>
    </w:p>
    <w:p w14:paraId="0CA323E9" w14:textId="77777777" w:rsidR="00B9096D" w:rsidRDefault="00000000">
      <w:pPr>
        <w:ind w:firstLine="720"/>
        <w:jc w:val="both"/>
        <w:rPr>
          <w:ins w:id="170" w:author="Suarez, Jose" w:date="2025-06-04T14:02:00Z"/>
          <w:color w:val="000000"/>
          <w:sz w:val="22"/>
          <w:szCs w:val="22"/>
          <w:highlight w:val="yellow"/>
        </w:rPr>
      </w:pPr>
      <w:ins w:id="171" w:author="Suarez, Jose" w:date="2025-06-04T14:01:00Z">
        <w:r>
          <w:rPr>
            <w:color w:val="000000"/>
            <w:sz w:val="22"/>
            <w:szCs w:val="22"/>
            <w:highlight w:val="yellow"/>
          </w:rPr>
          <w:t xml:space="preserve">  a_nepsy_d_</w:t>
        </w:r>
        <w:commentRangeStart w:id="172"/>
        <w:commentRangeStart w:id="173"/>
        <w:r>
          <w:rPr>
            <w:color w:val="000000"/>
            <w:sz w:val="22"/>
            <w:szCs w:val="22"/>
            <w:highlight w:val="yellow"/>
          </w:rPr>
          <w:t>attnexec</w:t>
        </w:r>
      </w:ins>
      <w:commentRangeEnd w:id="172"/>
      <w:r>
        <w:commentReference w:id="172"/>
      </w:r>
      <w:commentRangeEnd w:id="173"/>
      <w:ins w:id="174" w:author="Suarez, Jose" w:date="2025-06-04T14:02:00Z">
        <w:r>
          <w:commentReference w:id="173"/>
        </w:r>
        <w:r>
          <w:rPr>
            <w:color w:val="000000"/>
            <w:sz w:val="22"/>
            <w:szCs w:val="22"/>
            <w:highlight w:val="yellow"/>
          </w:rPr>
          <w:t>= mean(a_nepsy_aac_rsc, a_nepsy_iic_isc, a_st_ss);</w:t>
        </w:r>
      </w:ins>
    </w:p>
    <w:p w14:paraId="0CA323EA" w14:textId="77777777" w:rsidR="00B9096D" w:rsidRDefault="00000000">
      <w:pPr>
        <w:ind w:firstLine="720"/>
        <w:jc w:val="both"/>
        <w:rPr>
          <w:ins w:id="175" w:author="Suarez, Jose" w:date="2025-06-04T14:02:00Z"/>
          <w:color w:val="000000"/>
          <w:sz w:val="22"/>
          <w:szCs w:val="22"/>
          <w:highlight w:val="yellow"/>
        </w:rPr>
      </w:pPr>
      <w:ins w:id="176" w:author="Suarez, Jose" w:date="2025-06-04T14:02:00Z">
        <w:r>
          <w:rPr>
            <w:color w:val="000000"/>
            <w:sz w:val="22"/>
            <w:szCs w:val="22"/>
            <w:highlight w:val="yellow"/>
          </w:rPr>
          <w:t xml:space="preserve">  a_nepsy_d_language= mean(a_nepsy_cits, a_nepsy_snc);</w:t>
        </w:r>
      </w:ins>
    </w:p>
    <w:p w14:paraId="0CA323EB" w14:textId="77777777" w:rsidR="00B9096D" w:rsidRDefault="00000000">
      <w:pPr>
        <w:ind w:firstLine="720"/>
        <w:jc w:val="both"/>
        <w:rPr>
          <w:ins w:id="177" w:author="Suarez, Jose" w:date="2025-06-04T14:02:00Z"/>
          <w:color w:val="000000"/>
          <w:sz w:val="22"/>
          <w:szCs w:val="22"/>
          <w:highlight w:val="yellow"/>
        </w:rPr>
      </w:pPr>
      <w:ins w:id="178" w:author="Suarez, Jose" w:date="2025-06-04T14:02:00Z">
        <w:r>
          <w:rPr>
            <w:color w:val="000000"/>
            <w:sz w:val="22"/>
            <w:szCs w:val="22"/>
            <w:highlight w:val="yellow"/>
          </w:rPr>
          <w:lastRenderedPageBreak/>
          <w:t xml:space="preserve">  a_nepsy_d_memlearn= mean(a_nepsy_mffts, a_nepsy_mffdts, a_nepsy_nmfcr);</w:t>
        </w:r>
      </w:ins>
    </w:p>
    <w:p w14:paraId="0CA323EC" w14:textId="77777777" w:rsidR="00B9096D" w:rsidRDefault="00000000">
      <w:pPr>
        <w:ind w:firstLine="720"/>
        <w:jc w:val="both"/>
        <w:rPr>
          <w:ins w:id="179" w:author="Suarez, Jose" w:date="2025-06-04T14:02:00Z"/>
          <w:color w:val="000000"/>
          <w:sz w:val="22"/>
          <w:szCs w:val="22"/>
          <w:highlight w:val="yellow"/>
        </w:rPr>
      </w:pPr>
      <w:ins w:id="180" w:author="Suarez, Jose" w:date="2025-06-04T14:02:00Z">
        <w:r>
          <w:rPr>
            <w:color w:val="000000"/>
            <w:sz w:val="22"/>
            <w:szCs w:val="22"/>
            <w:highlight w:val="yellow"/>
          </w:rPr>
          <w:t xml:space="preserve">  a_nepsy_d_visuospat= mean(a_nepsy_dcgts, a_nepsy_gpts);</w:t>
        </w:r>
      </w:ins>
    </w:p>
    <w:p w14:paraId="0CA323ED" w14:textId="77777777" w:rsidR="00B9096D" w:rsidRDefault="00000000">
      <w:pPr>
        <w:ind w:firstLine="720"/>
        <w:jc w:val="both"/>
        <w:rPr>
          <w:ins w:id="181" w:author="Suarez, Jose" w:date="2025-06-04T14:02:00Z"/>
          <w:color w:val="000000"/>
          <w:sz w:val="22"/>
          <w:szCs w:val="22"/>
          <w:highlight w:val="yellow"/>
        </w:rPr>
      </w:pPr>
      <w:ins w:id="182" w:author="Suarez, Jose" w:date="2025-06-04T14:02:00Z">
        <w:r>
          <w:rPr>
            <w:color w:val="000000"/>
            <w:sz w:val="22"/>
            <w:szCs w:val="22"/>
            <w:highlight w:val="yellow"/>
          </w:rPr>
          <w:t xml:space="preserve">  a_nepsy_d_sensorimotor=mean (a_nepsy_vp_ss);</w:t>
        </w:r>
      </w:ins>
    </w:p>
    <w:p w14:paraId="0CA323EE" w14:textId="77777777" w:rsidR="00B9096D" w:rsidRDefault="00000000">
      <w:pPr>
        <w:ind w:firstLine="720"/>
        <w:jc w:val="both"/>
        <w:rPr>
          <w:ins w:id="183" w:author="Suarez, Jose" w:date="2025-06-04T14:02:00Z"/>
          <w:color w:val="000000"/>
          <w:sz w:val="22"/>
          <w:szCs w:val="22"/>
          <w:highlight w:val="yellow"/>
        </w:rPr>
      </w:pPr>
      <w:ins w:id="184" w:author="Suarez, Jose" w:date="2025-06-04T14:02:00Z">
        <w:r>
          <w:rPr>
            <w:color w:val="000000"/>
            <w:sz w:val="22"/>
            <w:szCs w:val="22"/>
            <w:highlight w:val="yellow"/>
          </w:rPr>
          <w:t xml:space="preserve">  a_nepsy_totalneuro=mean(a_nepsy_d_attnexec, a_nepsy_d_language, a_nepsy_d_memlearn, a_nepsy_d_visuospat, a_nepsy_d_sensorimotor);</w:t>
        </w:r>
      </w:ins>
    </w:p>
    <w:p w14:paraId="0CA323EF" w14:textId="77777777" w:rsidR="00B9096D" w:rsidRDefault="00B9096D">
      <w:pPr>
        <w:ind w:firstLine="720"/>
        <w:jc w:val="both"/>
        <w:rPr>
          <w:ins w:id="185" w:author="Suarez, Jose" w:date="2025-06-04T14:02:00Z"/>
          <w:color w:val="000000"/>
          <w:sz w:val="22"/>
          <w:szCs w:val="22"/>
          <w:highlight w:val="yellow"/>
        </w:rPr>
      </w:pPr>
    </w:p>
    <w:p w14:paraId="0CA323F0" w14:textId="77777777" w:rsidR="00B9096D" w:rsidRDefault="00000000">
      <w:pPr>
        <w:ind w:firstLine="720"/>
        <w:jc w:val="both"/>
        <w:rPr>
          <w:ins w:id="186" w:author="Suarez, Jose" w:date="2025-06-04T14:02:00Z"/>
          <w:color w:val="000000"/>
          <w:sz w:val="22"/>
          <w:szCs w:val="22"/>
          <w:highlight w:val="yellow"/>
        </w:rPr>
      </w:pPr>
      <w:ins w:id="187" w:author="Suarez, Jose" w:date="2025-06-04T14:02:00Z">
        <w:r>
          <w:rPr>
            <w:color w:val="000000"/>
            <w:sz w:val="22"/>
            <w:szCs w:val="22"/>
            <w:highlight w:val="yellow"/>
          </w:rPr>
          <w:t xml:space="preserve">  b_nepsy_aac_rsc= mean(b_nepsy_aac, b_nepsy_rsc);</w:t>
        </w:r>
      </w:ins>
    </w:p>
    <w:p w14:paraId="0CA323F1" w14:textId="77777777" w:rsidR="00B9096D" w:rsidRDefault="00000000">
      <w:pPr>
        <w:ind w:firstLine="720"/>
        <w:jc w:val="both"/>
        <w:rPr>
          <w:ins w:id="188" w:author="Suarez, Jose" w:date="2025-06-04T14:02:00Z"/>
          <w:color w:val="000000"/>
          <w:sz w:val="22"/>
          <w:szCs w:val="22"/>
          <w:highlight w:val="yellow"/>
        </w:rPr>
      </w:pPr>
      <w:ins w:id="189" w:author="Suarez, Jose" w:date="2025-06-04T14:02:00Z">
        <w:r>
          <w:rPr>
            <w:color w:val="000000"/>
            <w:sz w:val="22"/>
            <w:szCs w:val="22"/>
            <w:highlight w:val="yellow"/>
          </w:rPr>
          <w:t xml:space="preserve">  b_nepsy_iic_isc= mean(b_nepsy_iic, b_nepsy_isc);</w:t>
        </w:r>
      </w:ins>
    </w:p>
    <w:p w14:paraId="0CA323F2" w14:textId="77777777" w:rsidR="00B9096D" w:rsidRDefault="00000000">
      <w:pPr>
        <w:ind w:firstLine="720"/>
        <w:jc w:val="both"/>
        <w:rPr>
          <w:ins w:id="190" w:author="Suarez, Jose" w:date="2025-06-04T14:02:00Z"/>
          <w:color w:val="000000"/>
          <w:sz w:val="22"/>
          <w:szCs w:val="22"/>
          <w:highlight w:val="yellow"/>
        </w:rPr>
      </w:pPr>
      <w:ins w:id="191" w:author="Suarez, Jose" w:date="2025-06-04T14:02:00Z">
        <w:r>
          <w:rPr>
            <w:color w:val="000000"/>
            <w:sz w:val="22"/>
            <w:szCs w:val="22"/>
            <w:highlight w:val="yellow"/>
          </w:rPr>
          <w:t xml:space="preserve">  b_nepsy_d_attnexec= mean(b_nepsy_aac_rsc, b_nepsy_iic_isc);</w:t>
        </w:r>
      </w:ins>
    </w:p>
    <w:p w14:paraId="0CA323F3" w14:textId="77777777" w:rsidR="00B9096D" w:rsidRDefault="00B9096D">
      <w:pPr>
        <w:ind w:firstLine="720"/>
        <w:jc w:val="both"/>
        <w:rPr>
          <w:ins w:id="192" w:author="Suarez, Jose" w:date="2025-06-04T14:02:00Z"/>
          <w:color w:val="000000"/>
          <w:sz w:val="22"/>
          <w:szCs w:val="22"/>
          <w:highlight w:val="yellow"/>
        </w:rPr>
      </w:pPr>
    </w:p>
    <w:p w14:paraId="0CA323F4" w14:textId="77777777" w:rsidR="00B9096D" w:rsidRDefault="00000000">
      <w:pPr>
        <w:ind w:firstLine="720"/>
        <w:jc w:val="both"/>
        <w:rPr>
          <w:ins w:id="193" w:author="Suarez, Jose" w:date="2025-06-04T14:02:00Z"/>
          <w:color w:val="000000"/>
          <w:sz w:val="22"/>
          <w:szCs w:val="22"/>
          <w:highlight w:val="yellow"/>
        </w:rPr>
      </w:pPr>
      <w:ins w:id="194" w:author="Suarez, Jose" w:date="2025-06-04T14:02:00Z">
        <w:r>
          <w:rPr>
            <w:color w:val="000000"/>
            <w:sz w:val="22"/>
            <w:szCs w:val="22"/>
            <w:highlight w:val="yellow"/>
          </w:rPr>
          <w:t xml:space="preserve">  c_nepsy_aac_rsc= mean(c_nepsy_aac, c_nepsy_rsc);</w:t>
        </w:r>
      </w:ins>
    </w:p>
    <w:p w14:paraId="0CA323F5" w14:textId="77777777" w:rsidR="00B9096D" w:rsidRDefault="00000000">
      <w:pPr>
        <w:ind w:firstLine="720"/>
        <w:jc w:val="both"/>
        <w:rPr>
          <w:ins w:id="195" w:author="Suarez, Jose" w:date="2025-06-04T14:02:00Z"/>
          <w:color w:val="000000"/>
          <w:sz w:val="22"/>
          <w:szCs w:val="22"/>
          <w:highlight w:val="yellow"/>
        </w:rPr>
      </w:pPr>
      <w:ins w:id="196" w:author="Suarez, Jose" w:date="2025-06-04T14:02:00Z">
        <w:r>
          <w:rPr>
            <w:color w:val="000000"/>
            <w:sz w:val="22"/>
            <w:szCs w:val="22"/>
            <w:highlight w:val="yellow"/>
          </w:rPr>
          <w:t xml:space="preserve">  c_nepsy_iic_isc= mean(c_nepsy_iic, c_nepsy_isc);</w:t>
        </w:r>
      </w:ins>
    </w:p>
    <w:p w14:paraId="0CA323F6" w14:textId="77777777" w:rsidR="00B9096D" w:rsidRDefault="00000000">
      <w:pPr>
        <w:ind w:firstLine="720"/>
        <w:jc w:val="both"/>
        <w:rPr>
          <w:ins w:id="197" w:author="Suarez, Jose" w:date="2025-06-04T14:02:00Z"/>
          <w:color w:val="000000"/>
          <w:sz w:val="22"/>
          <w:szCs w:val="22"/>
          <w:highlight w:val="yellow"/>
        </w:rPr>
      </w:pPr>
      <w:ins w:id="198" w:author="Suarez, Jose" w:date="2025-06-04T14:02:00Z">
        <w:r>
          <w:rPr>
            <w:color w:val="000000"/>
            <w:sz w:val="22"/>
            <w:szCs w:val="22"/>
            <w:highlight w:val="yellow"/>
          </w:rPr>
          <w:t xml:space="preserve">  c_nepsy_d_attnexec= mean(c_nepsy_aac_rsc, c_nepsy_iic_isc);</w:t>
        </w:r>
      </w:ins>
    </w:p>
    <w:p w14:paraId="0CA323F7" w14:textId="77777777" w:rsidR="00B9096D" w:rsidRDefault="00000000">
      <w:pPr>
        <w:ind w:firstLine="720"/>
        <w:jc w:val="both"/>
        <w:rPr>
          <w:ins w:id="199" w:author="Suarez, Jose" w:date="2025-06-04T14:02:00Z"/>
          <w:color w:val="000000"/>
          <w:sz w:val="22"/>
          <w:szCs w:val="22"/>
          <w:highlight w:val="yellow"/>
        </w:rPr>
      </w:pPr>
      <w:ins w:id="200" w:author="Suarez, Jose" w:date="2025-06-04T14:02:00Z">
        <w:r>
          <w:rPr>
            <w:color w:val="000000"/>
            <w:sz w:val="22"/>
            <w:szCs w:val="22"/>
            <w:highlight w:val="yellow"/>
          </w:rPr>
          <w:t xml:space="preserve">  c_nepsy_d_language= mean(c_nepsy_cits, c_nepsy_snc);</w:t>
        </w:r>
      </w:ins>
    </w:p>
    <w:p w14:paraId="0CA323F8" w14:textId="77777777" w:rsidR="00B9096D" w:rsidRDefault="00000000">
      <w:pPr>
        <w:ind w:firstLine="720"/>
        <w:jc w:val="both"/>
        <w:rPr>
          <w:ins w:id="201" w:author="Suarez, Jose" w:date="2025-06-04T14:02:00Z"/>
          <w:color w:val="000000"/>
          <w:sz w:val="22"/>
          <w:szCs w:val="22"/>
          <w:highlight w:val="yellow"/>
        </w:rPr>
      </w:pPr>
      <w:ins w:id="202" w:author="Suarez, Jose" w:date="2025-06-04T14:02:00Z">
        <w:r>
          <w:rPr>
            <w:color w:val="000000"/>
            <w:sz w:val="22"/>
            <w:szCs w:val="22"/>
            <w:highlight w:val="yellow"/>
          </w:rPr>
          <w:t xml:space="preserve">  c_nepsy_d_memlearn= mean(c_nepsy_mffts, c_nepsy_mffdts);</w:t>
        </w:r>
      </w:ins>
    </w:p>
    <w:p w14:paraId="0CA323F9" w14:textId="77777777" w:rsidR="00B9096D" w:rsidRDefault="00000000">
      <w:pPr>
        <w:ind w:firstLine="720"/>
        <w:jc w:val="both"/>
        <w:rPr>
          <w:ins w:id="203" w:author="Suarez, Jose" w:date="2025-06-04T14:02:00Z"/>
          <w:color w:val="000000"/>
          <w:sz w:val="22"/>
          <w:szCs w:val="22"/>
          <w:highlight w:val="yellow"/>
        </w:rPr>
      </w:pPr>
      <w:ins w:id="204" w:author="Suarez, Jose" w:date="2025-06-04T14:02:00Z">
        <w:r>
          <w:rPr>
            <w:color w:val="000000"/>
            <w:sz w:val="22"/>
            <w:szCs w:val="22"/>
            <w:highlight w:val="yellow"/>
          </w:rPr>
          <w:t xml:space="preserve">  c_nepsy_d_visuospat= mean(c_nepsy_dcgts, c_nepsy_gpts);</w:t>
        </w:r>
      </w:ins>
    </w:p>
    <w:p w14:paraId="0CA323FA" w14:textId="77777777" w:rsidR="00B9096D" w:rsidRDefault="00000000">
      <w:pPr>
        <w:ind w:firstLine="720"/>
        <w:jc w:val="both"/>
        <w:rPr>
          <w:ins w:id="205" w:author="Suarez, Jose" w:date="2025-06-04T14:02:00Z"/>
          <w:color w:val="000000"/>
          <w:sz w:val="22"/>
          <w:szCs w:val="22"/>
          <w:highlight w:val="yellow"/>
        </w:rPr>
      </w:pPr>
      <w:ins w:id="206" w:author="Suarez, Jose" w:date="2025-06-04T14:02:00Z">
        <w:r>
          <w:rPr>
            <w:color w:val="000000"/>
            <w:sz w:val="22"/>
            <w:szCs w:val="22"/>
            <w:highlight w:val="yellow"/>
          </w:rPr>
          <w:t xml:space="preserve">  c_nepsy_d_socialper= c_nepsy_arts;</w:t>
        </w:r>
      </w:ins>
    </w:p>
    <w:p w14:paraId="0CA323FB" w14:textId="77777777" w:rsidR="00B9096D" w:rsidRDefault="00000000" w:rsidP="00B9096D">
      <w:pPr>
        <w:ind w:left="720"/>
        <w:jc w:val="both"/>
        <w:rPr>
          <w:ins w:id="207" w:author="Suarez, Jose" w:date="2025-06-04T14:02:00Z"/>
          <w:color w:val="000000"/>
          <w:sz w:val="22"/>
          <w:szCs w:val="22"/>
        </w:rPr>
        <w:pPrChange w:id="208" w:author="Suarez, Jose" w:date="2025-06-04T14:02:00Z">
          <w:pPr>
            <w:ind w:firstLine="720"/>
            <w:jc w:val="both"/>
          </w:pPr>
        </w:pPrChange>
      </w:pPr>
      <w:r>
        <w:rPr>
          <w:color w:val="000000"/>
          <w:sz w:val="22"/>
          <w:szCs w:val="22"/>
          <w:highlight w:val="yellow"/>
        </w:rPr>
        <w:t xml:space="preserve">  </w:t>
      </w:r>
      <w:ins w:id="209" w:author="Suarez, Jose" w:date="2025-06-04T14:02:00Z">
        <w:r>
          <w:rPr>
            <w:color w:val="000000"/>
            <w:sz w:val="22"/>
            <w:szCs w:val="22"/>
            <w:highlight w:val="yellow"/>
          </w:rPr>
          <w:t>c_nepsy_totalneuro=mean(c_nepsy_d_attnexec, c_nepsy_d_language, c_nepsy_d_memlearn,  c_nepsy_d_visuospat, c_nepsy_d_socialper);</w:t>
        </w:r>
      </w:ins>
    </w:p>
    <w:p w14:paraId="0CA323FC" w14:textId="77777777" w:rsidR="00B9096D" w:rsidRDefault="00B9096D">
      <w:pPr>
        <w:ind w:firstLine="720"/>
        <w:jc w:val="both"/>
        <w:rPr>
          <w:ins w:id="210" w:author="Suarez, Jose" w:date="2025-06-04T14:02:00Z"/>
          <w:color w:val="000000"/>
          <w:sz w:val="22"/>
          <w:szCs w:val="22"/>
        </w:rPr>
      </w:pPr>
    </w:p>
    <w:p w14:paraId="0CA323FD" w14:textId="77777777" w:rsidR="00B9096D" w:rsidRDefault="00B9096D">
      <w:pPr>
        <w:ind w:firstLine="720"/>
        <w:jc w:val="both"/>
        <w:rPr>
          <w:color w:val="000000"/>
          <w:sz w:val="22"/>
          <w:szCs w:val="22"/>
        </w:rPr>
      </w:pPr>
    </w:p>
    <w:p w14:paraId="0CA323FE" w14:textId="77777777" w:rsidR="00B9096D" w:rsidRDefault="00000000">
      <w:pPr>
        <w:ind w:firstLine="720"/>
        <w:jc w:val="both"/>
        <w:rPr>
          <w:color w:val="000000"/>
          <w:sz w:val="22"/>
          <w:szCs w:val="22"/>
        </w:rPr>
      </w:pPr>
      <w:commentRangeStart w:id="211"/>
      <w:commentRangeStart w:id="212"/>
      <w:r>
        <w:rPr>
          <w:color w:val="000000"/>
          <w:sz w:val="22"/>
          <w:szCs w:val="22"/>
          <w:rPrChange w:id="213" w:author="Kayser, Georgia" w:date="2025-07-15T11:03:00Z">
            <w:rPr/>
          </w:rPrChange>
        </w:rPr>
        <w:t>Attention/Inhibitory Control included the subset of ‘auditory attention combined’ (AAC) and ‘response set combined’ (RSC), and ‘inhibition’. AAC assesses selective auditory attention and the ability to sustain it and RSC assesses the ability to shift attention while selectively responding to auditory target words. Participants listened to a series of words and point to appropriate circles when they hear a target word. “Combined” indicates that two or more measures within the subtest were combined to create a total score. Inhibition test assesses the ability to inhibit automatic responses in favor of novel responses and the ability to switch between response types.</w:t>
      </w:r>
      <w:ins w:id="214" w:author="Kayser, Georgia" w:date="2025-07-17T15:43:00Z">
        <w:r>
          <w:rPr>
            <w:color w:val="000000"/>
            <w:sz w:val="22"/>
            <w:szCs w:val="22"/>
          </w:rPr>
          <w:t xml:space="preserve"> Inhibition </w:t>
        </w:r>
      </w:ins>
      <w:del w:id="215" w:author="Kayser, Georgia" w:date="2025-07-17T15:43:00Z">
        <w:r>
          <w:rPr>
            <w:color w:val="000000"/>
            <w:sz w:val="22"/>
            <w:szCs w:val="22"/>
          </w:rPr>
          <w:delText xml:space="preserve"> The task </w:delText>
        </w:r>
      </w:del>
      <w:r>
        <w:rPr>
          <w:color w:val="000000"/>
          <w:sz w:val="22"/>
          <w:szCs w:val="22"/>
          <w:rPrChange w:id="216" w:author="Kayser, Georgia" w:date="2025-07-15T11:03:00Z">
            <w:rPr/>
          </w:rPrChange>
        </w:rPr>
        <w:t xml:space="preserve">is split into three parts: ‘inhibition-inhibition combined’ (IIC), ‘inhibition-naming combined (INC) and ‘inhibition-switching combined (ISC). The test has two items: Shapes or Arrows. If participants are given pictures of shapes (circle or square), INC refers to the ability to name the shapes accurately; IIC is naming the circle as a square and the square as circle; ISC is naming black shapes the accurate shape type and naming white shapes the other shape type (ex: black square should be named “square”, white circle should be named “square”). Inhibition subsets were also reported as the average of IIC, INC and ISC subsets </w:t>
      </w:r>
      <w:r>
        <w:fldChar w:fldCharType="begin"/>
      </w:r>
      <w:r>
        <w:rPr>
          <w:color w:val="000000"/>
          <w:sz w:val="22"/>
          <w:szCs w:val="22"/>
        </w:rPr>
        <w:instrText>ADDIN ZOTERO_ITEM CSL_CITATION {"citationID":"BrQMUoUm","properties":{"formattedCitation":"(Korkman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w:instrText>
      </w:r>
      <w:r>
        <w:rPr>
          <w:color w:val="000000"/>
          <w:sz w:val="22"/>
          <w:szCs w:val="22"/>
        </w:rPr>
        <w:fldChar w:fldCharType="separate"/>
      </w:r>
      <w:r>
        <w:rPr>
          <w:sz w:val="22"/>
          <w:rPrChange w:id="217" w:author="Kayser, Georgia" w:date="2025-07-15T11:03:00Z">
            <w:rPr/>
          </w:rPrChange>
        </w:rPr>
        <w:t xml:space="preserve">(Korkman </w:t>
      </w:r>
      <w:del w:id="218" w:author="Kayser, Georgia" w:date="2025-07-17T14:33:00Z">
        <w:r>
          <w:rPr>
            <w:sz w:val="22"/>
          </w:rPr>
          <w:delText xml:space="preserve">† </w:delText>
        </w:r>
      </w:del>
      <w:r>
        <w:rPr>
          <w:sz w:val="22"/>
          <w:rPrChange w:id="219" w:author="Kayser, Georgia" w:date="2025-07-15T11:03:00Z">
            <w:rPr/>
          </w:rPrChange>
        </w:rPr>
        <w:t>et al., 2013; Korkman et al., 2007)</w:t>
      </w:r>
      <w:r>
        <w:rPr>
          <w:color w:val="000000"/>
          <w:sz w:val="22"/>
          <w:szCs w:val="22"/>
        </w:rPr>
        <w:fldChar w:fldCharType="end"/>
      </w:r>
      <w:r>
        <w:rPr>
          <w:color w:val="000000"/>
          <w:sz w:val="22"/>
          <w:szCs w:val="22"/>
          <w:rPrChange w:id="220" w:author="Kayser, Georgia" w:date="2025-07-15T11:03:00Z">
            <w:rPr/>
          </w:rPrChange>
        </w:rPr>
        <w:t xml:space="preserve">. </w:t>
      </w:r>
    </w:p>
    <w:p w14:paraId="0CA323FF" w14:textId="77777777" w:rsidR="00B9096D" w:rsidRDefault="00000000">
      <w:pPr>
        <w:ind w:firstLine="720"/>
        <w:jc w:val="both"/>
        <w:rPr>
          <w:color w:val="000000"/>
          <w:sz w:val="22"/>
          <w:szCs w:val="22"/>
        </w:rPr>
      </w:pPr>
      <w:r>
        <w:rPr>
          <w:color w:val="000000"/>
          <w:sz w:val="22"/>
          <w:szCs w:val="22"/>
          <w:rPrChange w:id="221" w:author="Kayser, Georgia" w:date="2025-07-15T11:03:00Z">
            <w:rPr/>
          </w:rPrChange>
        </w:rPr>
        <w:t xml:space="preserve">Language included the subsets of ‘comprehension of instructions total score’ (CITS) and ‘speeded naming combined’ (SNC). CITS assesses the ability to perceive, process and execute oral instructions with increasing syntactic complexity. The participant pointed to appropriate stimuli in response to oral instructions. SNC is a timed subtest that assesses the participants rapid semantic access to and production of names of colors, shapes, sizes or numbers. Participants are given an array of colors and shapes, and they name them in order as fast as possible. </w:t>
      </w:r>
    </w:p>
    <w:p w14:paraId="0CA32400" w14:textId="77777777" w:rsidR="00B9096D" w:rsidRDefault="00000000">
      <w:pPr>
        <w:ind w:firstLine="720"/>
        <w:jc w:val="both"/>
        <w:rPr>
          <w:color w:val="000000"/>
          <w:sz w:val="22"/>
          <w:szCs w:val="22"/>
        </w:rPr>
      </w:pPr>
      <w:r>
        <w:rPr>
          <w:color w:val="000000"/>
          <w:sz w:val="22"/>
          <w:szCs w:val="22"/>
          <w:rPrChange w:id="222" w:author="Kayser, Georgia" w:date="2025-07-15T11:03:00Z">
            <w:rPr/>
          </w:rPrChange>
        </w:rPr>
        <w:t>Memory/Learning included the subsets of ‘memory for faces immediate total score’ (MFFS) and ‘memory for faces delayed total score’ (MFFDTS). MFFS assesses encoding of facial features and face discrimination and recognition. Participants look at a series of faces and then given three photographs at a time, from which they pick pictures of faces they have previously seen. MFFDTS assesses long-term memory for faces using delayed tasks.</w:t>
      </w:r>
    </w:p>
    <w:p w14:paraId="0CA32401" w14:textId="77777777" w:rsidR="00B9096D" w:rsidRDefault="00000000">
      <w:pPr>
        <w:ind w:firstLine="720"/>
        <w:jc w:val="both"/>
        <w:rPr>
          <w:color w:val="000000"/>
          <w:sz w:val="22"/>
          <w:szCs w:val="22"/>
        </w:rPr>
      </w:pPr>
      <w:r>
        <w:rPr>
          <w:color w:val="000000"/>
          <w:sz w:val="22"/>
          <w:szCs w:val="22"/>
          <w:rPrChange w:id="223" w:author="Kayser, Georgia" w:date="2025-07-15T11:03:00Z">
            <w:rPr/>
          </w:rPrChange>
        </w:rPr>
        <w:t xml:space="preserve">Visuospatial Processing included the ‘design copying total score’ (DCGTS) and ‘geometric puzzle total score (GPTS) subsets. DCGTS assesses motor and visual-perceptual skills through the ability to copy drawings of two-dimensional geometric figures. GPTS assesses mental rotation, visuospatial analysis, and attention to </w:t>
      </w:r>
      <w:r>
        <w:rPr>
          <w:rFonts w:eastAsia="Times New Roman"/>
          <w:color w:val="000000"/>
          <w:sz w:val="0"/>
          <w:szCs w:val="0"/>
          <w:u w:color="000000"/>
          <w:shd w:val="clear" w:color="auto" w:fill="000000"/>
          <w:lang w:val="x-none" w:eastAsia="x-none" w:bidi="x-none"/>
          <w:rPrChange w:id="224" w:author="Kayser, Georgia" w:date="2025-07-15T11:03:00Z">
            <w:rPr/>
          </w:rPrChange>
        </w:rPr>
        <w:t>ana</w:t>
      </w:r>
      <w:r>
        <w:rPr>
          <w:rFonts w:eastAsia="Times New Roman"/>
          <w:color w:val="000000"/>
          <w:sz w:val="0"/>
          <w:szCs w:val="0"/>
          <w:u w:color="000000"/>
          <w:shd w:val="clear" w:color="auto" w:fill="000000"/>
          <w:lang w:eastAsia="x-none" w:bidi="x-none"/>
          <w:rPrChange w:id="225" w:author="Kayser, Georgia" w:date="2025-07-15T11:03:00Z">
            <w:rPr/>
          </w:rPrChange>
        </w:rPr>
        <w:t xml:space="preserve">  </w:t>
      </w:r>
      <w:r>
        <w:rPr>
          <w:rFonts w:eastAsia="Times New Roman"/>
          <w:color w:val="000000"/>
          <w:sz w:val="0"/>
          <w:szCs w:val="0"/>
          <w:u w:color="000000"/>
          <w:shd w:val="clear" w:color="auto" w:fill="000000"/>
          <w:lang w:val="x-none" w:eastAsia="x-none" w:bidi="x-none"/>
          <w:rPrChange w:id="226" w:author="Kayser, Georgia" w:date="2025-07-15T11:03:00Z">
            <w:rPr/>
          </w:rPrChange>
        </w:rPr>
        <w:t>lys</w:t>
      </w:r>
      <w:r>
        <w:rPr>
          <w:color w:val="000000"/>
          <w:sz w:val="22"/>
          <w:szCs w:val="22"/>
          <w:rPrChange w:id="227" w:author="Kayser, Georgia" w:date="2025-07-15T11:03:00Z">
            <w:rPr/>
          </w:rPrChange>
        </w:rPr>
        <w:t xml:space="preserve">analysis. Participants are presented with a grid containing different shapes and must match shapes from outside the grid to shapes within the grid. </w:t>
      </w:r>
    </w:p>
    <w:p w14:paraId="0CA32402" w14:textId="77777777" w:rsidR="00B9096D" w:rsidRDefault="00000000">
      <w:pPr>
        <w:ind w:firstLine="720"/>
        <w:jc w:val="both"/>
        <w:rPr>
          <w:color w:val="000000"/>
          <w:sz w:val="22"/>
          <w:szCs w:val="22"/>
        </w:rPr>
      </w:pPr>
      <w:r>
        <w:rPr>
          <w:color w:val="000000"/>
          <w:sz w:val="22"/>
          <w:szCs w:val="22"/>
          <w:rPrChange w:id="228" w:author="Kayser, Georgia" w:date="2025-07-15T11:03:00Z">
            <w:rPr/>
          </w:rPrChange>
        </w:rPr>
        <w:lastRenderedPageBreak/>
        <w:t xml:space="preserve">Social Perception included the subset of ‘affect recognition total score’ (ARTS), which assesses the ability to recognize affect (happy, sad, anger, fear, disgust or neutral) from photos of faces </w:t>
      </w:r>
      <w:r>
        <w:fldChar w:fldCharType="begin"/>
      </w:r>
      <w:r>
        <w:rPr>
          <w:color w:val="000000"/>
          <w:sz w:val="22"/>
          <w:szCs w:val="22"/>
        </w:rPr>
        <w:instrText>ADDIN ZOTERO_ITEM CSL_CITATION {"citationID":"p5c8zTsK","properties":{"formattedCitation":"(Korkman \\uc0\\u8224{} et al., 2013; Korkman et al., 2007; Miller, 2015)","plainCitation":"(Korkman † et al., 2013; Korkman et al., 2007; Miller, 2015)","noteIndex":0},"citationItems":[{"id":4745,"uris":["http://zotero.org/users/5127433/items/KHXLLPTC"],"itemData":{"id":4745,"type":"article-journal","abstract":"Executive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4710,"uris":["http://zotero.org/users/5127433/items/5WX54K5W"],"itemData":{"id":4710,"type":"speech","event-title":"TASP Conference","title":"NEPSY-II presentation – How to administer the Nepsy-2","URL":"https://www.txasp.org/assets/conference-materials/2015/miller_nepsyii_tasp.pdf","author":[{"family":"Miller","given":"D C"}],"accessed":{"date-parts":[["2022",4,7]]},"issued":{"date-parts":[["2015"]]}}}],"schema":"https://github.com/citation-style-language/schema/raw/master/csl-citation.json"}</w:instrText>
      </w:r>
      <w:commentRangeStart w:id="229"/>
      <w:r>
        <w:rPr>
          <w:color w:val="000000"/>
          <w:sz w:val="22"/>
          <w:szCs w:val="22"/>
        </w:rPr>
        <w:fldChar w:fldCharType="separate"/>
      </w:r>
      <w:r>
        <w:rPr>
          <w:sz w:val="22"/>
          <w:rPrChange w:id="230" w:author="Kayser, Georgia" w:date="2025-07-15T11:03:00Z">
            <w:rPr/>
          </w:rPrChange>
        </w:rPr>
        <w:t xml:space="preserve">(Korkman </w:t>
      </w:r>
      <w:del w:id="231" w:author="Kayser, Georgia" w:date="2025-07-17T14:33:00Z">
        <w:r>
          <w:rPr>
            <w:sz w:val="22"/>
          </w:rPr>
          <w:delText>†</w:delText>
        </w:r>
      </w:del>
      <w:r>
        <w:rPr>
          <w:sz w:val="22"/>
          <w:rPrChange w:id="232" w:author="Kayser, Georgia" w:date="2025-07-15T11:03:00Z">
            <w:rPr/>
          </w:rPrChange>
        </w:rPr>
        <w:t xml:space="preserve"> et al., 2013; Korkman et al., 2007; Miller, 2015)</w:t>
      </w:r>
      <w:r>
        <w:rPr>
          <w:color w:val="000000"/>
          <w:sz w:val="22"/>
          <w:szCs w:val="22"/>
        </w:rPr>
        <w:fldChar w:fldCharType="end"/>
      </w:r>
      <w:commentRangeEnd w:id="229"/>
      <w:r>
        <w:commentReference w:id="229"/>
      </w:r>
      <w:r>
        <w:rPr>
          <w:color w:val="000000"/>
          <w:sz w:val="22"/>
          <w:szCs w:val="22"/>
          <w:rPrChange w:id="233" w:author="Kayser, Georgia" w:date="2025-07-15T11:03:00Z">
            <w:rPr/>
          </w:rPrChange>
        </w:rPr>
        <w:t>.</w:t>
      </w:r>
      <w:commentRangeEnd w:id="211"/>
      <w:r>
        <w:commentReference w:id="211"/>
      </w:r>
      <w:commentRangeEnd w:id="212"/>
      <w:r>
        <w:commentReference w:id="212"/>
      </w:r>
    </w:p>
    <w:p w14:paraId="0CA32403" w14:textId="77777777" w:rsidR="00B9096D" w:rsidRDefault="00000000">
      <w:pPr>
        <w:ind w:firstLine="720"/>
        <w:jc w:val="both"/>
        <w:rPr>
          <w:color w:val="000000"/>
          <w:sz w:val="22"/>
          <w:szCs w:val="22"/>
        </w:rPr>
      </w:pPr>
      <w:r>
        <w:rPr>
          <w:color w:val="000000"/>
          <w:sz w:val="22"/>
          <w:szCs w:val="22"/>
          <w:rPrChange w:id="234" w:author="Kayser, Georgia" w:date="2025-07-15T11:03:00Z">
            <w:rPr/>
          </w:rPrChange>
        </w:rPr>
        <w:t>Tests were tran</w:t>
      </w:r>
      <w:commentRangeStart w:id="235"/>
      <w:r>
        <w:rPr>
          <w:color w:val="000000"/>
          <w:sz w:val="22"/>
          <w:szCs w:val="22"/>
          <w:rPrChange w:id="236" w:author="Kayser, Georgia" w:date="2025-07-15T11:03:00Z">
            <w:rPr/>
          </w:rPrChange>
        </w:rPr>
        <w:t>slated into Spanish when needed</w:t>
      </w:r>
      <w:commentRangeEnd w:id="235"/>
      <w:ins w:id="237" w:author="Michelle Pfaff" w:date="2025-07-21T10:15:00Z">
        <w:r>
          <w:commentReference w:id="235"/>
        </w:r>
        <w:commentRangeStart w:id="238"/>
        <w:commentRangeEnd w:id="238"/>
        <w:r>
          <w:commentReference w:id="238"/>
        </w:r>
      </w:ins>
      <w:r>
        <w:rPr>
          <w:color w:val="000000"/>
          <w:sz w:val="22"/>
          <w:szCs w:val="22"/>
          <w:rPrChange w:id="239" w:author="Kayser, Georgia" w:date="2025-07-15T11:03:00Z">
            <w:rPr/>
          </w:rPrChange>
        </w:rPr>
        <w:t xml:space="preserve">. It should be noted that translation of NEPSY-II is relatively unaffected by language </w:t>
      </w:r>
      <w:r>
        <w:fldChar w:fldCharType="begin"/>
      </w:r>
      <w:r>
        <w:rPr>
          <w:color w:val="000000"/>
          <w:sz w:val="22"/>
          <w:szCs w:val="22"/>
        </w:rPr>
        <w:instrText>ADDIN ZOTERO_ITEM CSL_CITATION {"citationID":"whfOFYrz","properties":{"formattedCitation":"(Gunier,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(𝑛=283)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w:instrText>
      </w:r>
      <w:r>
        <w:rPr>
          <w:color w:val="000000"/>
          <w:sz w:val="22"/>
          <w:szCs w:val="22"/>
        </w:rPr>
        <w:fldChar w:fldCharType="separate"/>
      </w:r>
      <w:r>
        <w:rPr>
          <w:sz w:val="22"/>
          <w:rPrChange w:id="240" w:author="Kayser, Georgia" w:date="2025-07-15T11:03:00Z">
            <w:rPr/>
          </w:rPrChange>
        </w:rPr>
        <w:t>(Gunier, Bradman, Harley, Kogut, et al., 2017)</w:t>
      </w:r>
      <w:r>
        <w:rPr>
          <w:color w:val="000000"/>
          <w:sz w:val="22"/>
          <w:szCs w:val="22"/>
        </w:rPr>
        <w:fldChar w:fldCharType="end"/>
      </w:r>
      <w:r>
        <w:rPr>
          <w:color w:val="000000"/>
          <w:sz w:val="22"/>
          <w:szCs w:val="22"/>
          <w:rPrChange w:id="241" w:author="Kayser, Georgia" w:date="2025-07-15T11:03:00Z">
            <w:rPr/>
          </w:rPrChange>
        </w:rPr>
        <w:t>.</w:t>
      </w:r>
      <w:r>
        <w:rPr>
          <w:color w:val="C00000"/>
          <w:sz w:val="22"/>
          <w:szCs w:val="22"/>
          <w:rPrChange w:id="242" w:author="Kayser, Georgia" w:date="2025-07-15T11:03:00Z">
            <w:rPr/>
          </w:rPrChange>
        </w:rPr>
        <w:t xml:space="preserve"> </w:t>
      </w:r>
      <w:r>
        <w:rPr>
          <w:color w:val="C00000"/>
          <w:sz w:val="22"/>
          <w:szCs w:val="22"/>
          <w:vertAlign w:val="superscript"/>
          <w:rPrChange w:id="243" w:author="Kayser, Georgia" w:date="2025-07-15T11:03:00Z">
            <w:rPr/>
          </w:rPrChange>
        </w:rPr>
        <w:t xml:space="preserve"> </w:t>
      </w:r>
      <w:r>
        <w:rPr>
          <w:color w:val="000000"/>
          <w:sz w:val="22"/>
          <w:szCs w:val="22"/>
          <w:rPrChange w:id="244" w:author="Kayser, Georgia" w:date="2025-07-15T11:03:00Z">
            <w:rPr/>
          </w:rPrChange>
        </w:rPr>
        <w:t xml:space="preserve">Evaluations were conducted by trained examiners in a controlled and quiet setting and most assessments lasted less than 2 hours. A parent of the child was allowed to attend in the evaluation room upon request, but were asked to remain silent and not in-sight of participant. Specific descriptions of the NEPSY-II test, and assessment processes have been previously described in </w:t>
      </w:r>
      <w:r>
        <w:rPr>
          <w:sz w:val="22"/>
          <w:szCs w:val="22"/>
          <w:rPrChange w:id="245" w:author="Kayser, Georgia" w:date="2025-07-15T11:03:00Z">
            <w:rPr/>
          </w:rPrChange>
        </w:rPr>
        <w:t xml:space="preserve">Korkman et al., 2007, 2013, Suarez-Lopez et al., 2013 and Suarez-Lopez et al., 2017 </w:t>
      </w:r>
      <w:r>
        <w:fldChar w:fldCharType="begin"/>
      </w:r>
      <w:r>
        <w:rPr>
          <w:color w:val="C00000"/>
          <w:sz w:val="22"/>
          <w:szCs w:val="22"/>
        </w:rPr>
        <w:instrText>ADDIN ZOTERO_ITEM CSL_CITATION {"citationID":"C0sjFKFi","properties":{"formattedCitation":"(Korkman \\uc0\\u8224{} et al., 2013; Korkman et al., 2007; Suarez-Lopez et al., 2013, 2017)","plainCitation":"(Korkman † et al., 2013; Korkman et al., 2007; Suarez-Lopez et al., 2013, 2017)","noteIndex":0},"citationItems":[{"id":4745,"uris":["http://zotero.org/users/5127433/items/KHXLLPTC"],"itemData":{"id":4745,"type":"article-journal","abstract":"Executive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K."},{"family":"Gahagan","given":"Sheila"}],"issued":{"date-parts":[["2017",5]]}}}],"schema":"https://github.com/citation-style-language/schema/raw/master/csl-citation.json"}</w:instrText>
      </w:r>
      <w:r>
        <w:rPr>
          <w:color w:val="C00000"/>
          <w:sz w:val="22"/>
          <w:szCs w:val="22"/>
        </w:rPr>
        <w:fldChar w:fldCharType="separate"/>
      </w:r>
      <w:r>
        <w:rPr>
          <w:sz w:val="22"/>
          <w:lang w:val="es-MX"/>
          <w:rPrChange w:id="246" w:author="Kayser, Georgia" w:date="2025-07-15T11:03:00Z">
            <w:rPr/>
          </w:rPrChange>
        </w:rPr>
        <w:t>(Korkman et al., 2013; Korkman et al., 2007; Suarez-Lopez et al., 2013, 2017)</w:t>
      </w:r>
      <w:r>
        <w:rPr>
          <w:color w:val="C00000"/>
          <w:sz w:val="22"/>
          <w:szCs w:val="22"/>
        </w:rPr>
        <w:fldChar w:fldCharType="end"/>
      </w:r>
      <w:r>
        <w:rPr>
          <w:color w:val="000000"/>
          <w:sz w:val="22"/>
          <w:szCs w:val="22"/>
          <w:lang w:val="es-MX"/>
          <w:rPrChange w:id="247" w:author="Kayser, Georgia" w:date="2025-07-15T11:03:00Z">
            <w:rPr/>
          </w:rPrChange>
        </w:rPr>
        <w:t xml:space="preserve">. </w:t>
      </w:r>
      <w:r>
        <w:rPr>
          <w:color w:val="000000"/>
          <w:sz w:val="22"/>
          <w:szCs w:val="22"/>
          <w:rPrChange w:id="248" w:author="Kayser, Georgia" w:date="2025-07-15T11:03:00Z">
            <w:rPr/>
          </w:rPrChange>
        </w:rPr>
        <w:t xml:space="preserve">Subtest scaled scores were calculated using the NEPSY-II scoring assistant software (NCS Pearson Inc., San Antonio, TX). The scaled scores range from 1 to 19 (mean=10, SD=3). A higher score on the NEPSY-II indicates better neurobehavioral performance, where scores 13 to 19 is “above expected”, 8 to 12 is “at expected”, 6 to 7 is “borderline” and less than 6 is “below expected” </w:t>
      </w:r>
      <w:r>
        <w:fldChar w:fldCharType="begin"/>
      </w:r>
      <w:r>
        <w:rPr>
          <w:color w:val="000000"/>
          <w:sz w:val="22"/>
          <w:szCs w:val="22"/>
        </w:rPr>
        <w:instrText>ADDIN ZOTERO_ITEM CSL_CITATION {"citationID":"lA1y2HVM","properties":{"formattedCitation":"(Korkman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w:instrText>
      </w:r>
      <w:r>
        <w:rPr>
          <w:color w:val="000000"/>
          <w:sz w:val="22"/>
          <w:szCs w:val="22"/>
        </w:rPr>
        <w:fldChar w:fldCharType="separate"/>
      </w:r>
      <w:r>
        <w:rPr>
          <w:sz w:val="22"/>
          <w:rPrChange w:id="249" w:author="Kayser, Georgia" w:date="2025-07-15T11:03:00Z">
            <w:rPr/>
          </w:rPrChange>
        </w:rPr>
        <w:t>(Korkman † et al., 2013; Korkman et al., 2007)</w:t>
      </w:r>
      <w:r>
        <w:rPr>
          <w:color w:val="000000"/>
          <w:sz w:val="22"/>
          <w:szCs w:val="22"/>
        </w:rPr>
        <w:fldChar w:fldCharType="end"/>
      </w:r>
      <w:r>
        <w:rPr>
          <w:color w:val="000000"/>
          <w:sz w:val="22"/>
          <w:szCs w:val="22"/>
          <w:rPrChange w:id="250" w:author="Kayser, Georgia" w:date="2025-07-15T11:03:00Z">
            <w:rPr/>
          </w:rPrChange>
        </w:rPr>
        <w:t>.</w:t>
      </w:r>
      <w:r>
        <w:rPr>
          <w:color w:val="C00000"/>
          <w:sz w:val="22"/>
          <w:szCs w:val="22"/>
          <w:vertAlign w:val="superscript"/>
          <w:rPrChange w:id="251" w:author="Kayser, Georgia" w:date="2025-07-15T11:03:00Z">
            <w:rPr/>
          </w:rPrChange>
        </w:rPr>
        <w:t xml:space="preserve"> </w:t>
      </w:r>
      <w:r>
        <w:rPr>
          <w:color w:val="000000"/>
          <w:sz w:val="22"/>
          <w:szCs w:val="22"/>
          <w:rPrChange w:id="252" w:author="Kayser, Georgia" w:date="2025-07-15T11:03:00Z">
            <w:rPr/>
          </w:rPrChange>
        </w:rPr>
        <w:t>Averages of subtest scores were used for subtests that comprise of more than one primary scaled score (such as inhibition), while scores were combined for subtests with either correct and error components (such as auditory attention and response) or time and error components (such as speed naming). The total neurobehavioral score was calculated as the average of primary scores for all 12 subtests. To reduce the number of tested associations and type 1 errors, the domain score and total neurobehavioral score were used as primary measures of neurobehavioral performance.</w:t>
      </w:r>
    </w:p>
    <w:p w14:paraId="0CA32404" w14:textId="77777777" w:rsidR="00B9096D" w:rsidRDefault="00000000">
      <w:pPr>
        <w:ind w:firstLine="720"/>
        <w:jc w:val="both"/>
        <w:rPr>
          <w:color w:val="000000"/>
          <w:sz w:val="22"/>
          <w:szCs w:val="22"/>
        </w:rPr>
      </w:pPr>
      <w:commentRangeStart w:id="253"/>
      <w:del w:id="254" w:author="Kayser, Georgia" w:date="2025-07-17T14:43:00Z">
        <w:r>
          <w:rPr>
            <w:color w:val="000000" w:themeColor="text1"/>
            <w:sz w:val="22"/>
            <w:szCs w:val="22"/>
          </w:rPr>
          <w:delText>Examiner</w:delText>
        </w:r>
        <w:commentRangeEnd w:id="253"/>
        <w:r>
          <w:commentReference w:id="253"/>
        </w:r>
        <w:r>
          <w:rPr>
            <w:color w:val="000000" w:themeColor="text1"/>
            <w:sz w:val="22"/>
            <w:szCs w:val="22"/>
          </w:rPr>
          <w:delText>s were blinded to participants' pesticide exposure status. Height was measured to the nearest 1 mm, using a height board, and following recommende</w:delText>
        </w:r>
        <w:commentRangeStart w:id="255"/>
        <w:r>
          <w:rPr>
            <w:color w:val="000000" w:themeColor="text1"/>
            <w:sz w:val="22"/>
            <w:szCs w:val="22"/>
          </w:rPr>
          <w:delText xml:space="preserve">d procedures (World Health Organization (WHO). 2008), and weight was measured using a digital scale (Tanita model 0108 MC; Corporation of America, Arlington Heights, IL, USA). </w:delText>
        </w:r>
        <w:r>
          <w:rPr>
            <w:rFonts w:eastAsiaTheme="minorHAnsi"/>
            <w:color w:val="1A1A1A"/>
            <w:sz w:val="22"/>
            <w:szCs w:val="22"/>
          </w:rPr>
          <w:delText>We calculated height-for-age z score (z-height-for-age) and body-mass-index-for-age z score (z-BMI-for-age) using the</w:delText>
        </w:r>
        <w:commentRangeEnd w:id="255"/>
        <w:r>
          <w:commentReference w:id="255"/>
        </w:r>
        <w:r>
          <w:rPr>
            <w:rFonts w:eastAsiaTheme="minorHAnsi"/>
            <w:color w:val="1A1A1A"/>
            <w:sz w:val="22"/>
            <w:szCs w:val="22"/>
          </w:rPr>
          <w:delText xml:space="preserve"> WHO growth standards (WHO, 2006). </w:delText>
        </w:r>
      </w:del>
    </w:p>
    <w:p w14:paraId="0CA32405" w14:textId="77777777" w:rsidR="00B9096D" w:rsidRDefault="00B9096D">
      <w:pPr>
        <w:jc w:val="both"/>
        <w:rPr>
          <w:color w:val="000000"/>
          <w:sz w:val="22"/>
          <w:szCs w:val="22"/>
        </w:rPr>
      </w:pPr>
    </w:p>
    <w:p w14:paraId="0CA32406" w14:textId="77777777" w:rsidR="00B9096D" w:rsidRDefault="00000000">
      <w:pPr>
        <w:jc w:val="both"/>
        <w:rPr>
          <w:color w:val="000000"/>
          <w:sz w:val="22"/>
          <w:szCs w:val="22"/>
        </w:rPr>
      </w:pPr>
      <w:r>
        <w:rPr>
          <w:color w:val="000000"/>
          <w:sz w:val="22"/>
          <w:szCs w:val="22"/>
          <w:rPrChange w:id="256" w:author="Kayser, Georgia" w:date="2025-07-15T11:03:00Z">
            <w:rPr/>
          </w:rPrChange>
        </w:rPr>
        <w:t xml:space="preserve">2.4 Geographical variables </w:t>
      </w:r>
    </w:p>
    <w:p w14:paraId="0CA32407" w14:textId="77777777" w:rsidR="00B9096D" w:rsidRDefault="00000000">
      <w:pPr>
        <w:jc w:val="both"/>
        <w:rPr>
          <w:color w:val="000000"/>
          <w:sz w:val="22"/>
          <w:szCs w:val="22"/>
        </w:rPr>
      </w:pPr>
      <w:r>
        <w:rPr>
          <w:color w:val="000000"/>
          <w:sz w:val="22"/>
          <w:szCs w:val="22"/>
          <w:rPrChange w:id="257" w:author="Kayser, Georgia" w:date="2025-07-15T11:03:00Z">
            <w:rPr/>
          </w:rPrChange>
        </w:rPr>
        <w:t xml:space="preserve">To assess the proximity of children’s homes to the nearest floricultural crops, geographic coordinates of residences in Pedro Moncayo County were collected using portable GPS receivers as part of the Fundación Cimas del Ecuador's System of Local and Community Information (Sistema de Información Local y Comunitario [SILC]). Floriculture plantation boundaries were delineated as polygons using satellite imagery </w:t>
      </w:r>
      <w:commentRangeStart w:id="258"/>
      <w:commentRangeStart w:id="259"/>
      <w:r>
        <w:rPr>
          <w:color w:val="000000"/>
          <w:sz w:val="22"/>
          <w:szCs w:val="22"/>
          <w:rPrChange w:id="260" w:author="Kayser, Georgia" w:date="2025-07-15T11:03:00Z">
            <w:rPr/>
          </w:rPrChange>
        </w:rPr>
        <w:t>(Suarez-Lopez et al., 2018)</w:t>
      </w:r>
      <w:commentRangeEnd w:id="258"/>
      <w:r>
        <w:commentReference w:id="258"/>
      </w:r>
      <w:commentRangeEnd w:id="259"/>
      <w:r>
        <w:commentReference w:id="259"/>
      </w:r>
      <w:r>
        <w:rPr>
          <w:color w:val="000000"/>
          <w:sz w:val="22"/>
          <w:szCs w:val="22"/>
          <w:rPrChange w:id="261" w:author="Kayser, Georgia" w:date="2025-07-15T11:03:00Z">
            <w:rPr/>
          </w:rPrChange>
        </w:rPr>
        <w:t>. The distance between each participant’s home and the nearest plantation edge was calculated using ArcGIS 9.3 (Esri, Redlands, CA). To calculate greenhouse areas near homes, we determined the total surface area (in m</w:t>
      </w:r>
      <w:r>
        <w:rPr>
          <w:color w:val="000000"/>
          <w:sz w:val="22"/>
          <w:szCs w:val="22"/>
          <w:vertAlign w:val="superscript"/>
          <w:rPrChange w:id="262" w:author="Kayser, Georgia" w:date="2025-07-15T11:03:00Z">
            <w:rPr/>
          </w:rPrChange>
        </w:rPr>
        <w:t>2</w:t>
      </w:r>
      <w:r>
        <w:rPr>
          <w:color w:val="000000"/>
          <w:sz w:val="22"/>
          <w:szCs w:val="22"/>
          <w:rPrChange w:id="263" w:author="Kayser, Georgia" w:date="2025-07-15T11:03:00Z">
            <w:rPr/>
          </w:rPrChange>
        </w:rPr>
        <w:t xml:space="preserve">) of floricultural </w:t>
      </w:r>
      <w:commentRangeStart w:id="264"/>
      <w:r>
        <w:rPr>
          <w:color w:val="000000"/>
          <w:sz w:val="22"/>
          <w:szCs w:val="22"/>
          <w:rPrChange w:id="265" w:author="Kayser, Georgia" w:date="2025-07-15T11:03:00Z">
            <w:rPr/>
          </w:rPrChange>
        </w:rPr>
        <w:t xml:space="preserve">greenhouses </w:t>
      </w:r>
      <w:commentRangeEnd w:id="264"/>
      <w:ins w:id="266" w:author="Michelle Pfaff" w:date="2025-07-21T10:19:00Z">
        <w:r>
          <w:commentReference w:id="264"/>
        </w:r>
        <w:commentRangeStart w:id="267"/>
        <w:commentRangeEnd w:id="267"/>
        <w:r>
          <w:commentReference w:id="267"/>
        </w:r>
      </w:ins>
      <w:r>
        <w:rPr>
          <w:color w:val="000000"/>
          <w:sz w:val="22"/>
          <w:szCs w:val="22"/>
          <w:rPrChange w:id="268" w:author="Kayser, Georgia" w:date="2025-07-15T11:03:00Z">
            <w:rPr/>
          </w:rPrChange>
        </w:rPr>
        <w:t xml:space="preserve">within buffers of (100 m, 150 m, 200 m, 300 m, and 500 m) around children’s homes using ArcGIS. </w:t>
      </w:r>
    </w:p>
    <w:p w14:paraId="0CA32408" w14:textId="77777777" w:rsidR="00B9096D" w:rsidRDefault="00B9096D">
      <w:pPr>
        <w:jc w:val="both"/>
        <w:rPr>
          <w:color w:val="000000"/>
          <w:sz w:val="22"/>
          <w:szCs w:val="22"/>
        </w:rPr>
      </w:pPr>
    </w:p>
    <w:p w14:paraId="0CA32409" w14:textId="77777777" w:rsidR="00B9096D" w:rsidRDefault="00000000">
      <w:pPr>
        <w:jc w:val="both"/>
        <w:rPr>
          <w:color w:val="000000"/>
          <w:sz w:val="22"/>
          <w:szCs w:val="22"/>
        </w:rPr>
      </w:pPr>
      <w:r>
        <w:rPr>
          <w:color w:val="000000"/>
          <w:sz w:val="22"/>
          <w:szCs w:val="22"/>
          <w:rPrChange w:id="269" w:author="Kayser, Georgia" w:date="2025-07-15T11:03:00Z">
            <w:rPr/>
          </w:rPrChange>
        </w:rPr>
        <w:t>2.5 Other Covariables</w:t>
      </w:r>
    </w:p>
    <w:p w14:paraId="0CA3240A" w14:textId="77777777" w:rsidR="00B9096D" w:rsidRDefault="00000000">
      <w:pPr>
        <w:ind w:firstLine="720"/>
        <w:jc w:val="both"/>
        <w:rPr>
          <w:color w:val="000000"/>
          <w:sz w:val="22"/>
          <w:szCs w:val="22"/>
        </w:rPr>
      </w:pPr>
      <w:r>
        <w:rPr>
          <w:color w:val="000000"/>
          <w:sz w:val="22"/>
          <w:szCs w:val="22"/>
          <w:rPrChange w:id="270" w:author="Kayser, Georgia" w:date="2025-07-15T11:03:00Z">
            <w:rPr/>
          </w:rPrChange>
        </w:rPr>
        <w:t xml:space="preserve">Demographic variables included age, ethnicity (Indigenous, Mestizo, White, and other), parental education in years and cohabitating with an </w:t>
      </w:r>
      <w:commentRangeStart w:id="271"/>
      <w:commentRangeStart w:id="272"/>
      <w:commentRangeStart w:id="273"/>
      <w:r>
        <w:rPr>
          <w:color w:val="000000"/>
          <w:sz w:val="22"/>
          <w:szCs w:val="22"/>
          <w:rPrChange w:id="274" w:author="Kayser, Georgia" w:date="2025-07-15T11:03:00Z">
            <w:rPr/>
          </w:rPrChange>
        </w:rPr>
        <w:t>agricultural or floricultural worker</w:t>
      </w:r>
      <w:commentRangeEnd w:id="271"/>
      <w:r>
        <w:commentReference w:id="271"/>
      </w:r>
      <w:commentRangeEnd w:id="272"/>
      <w:r>
        <w:commentReference w:id="272"/>
      </w:r>
      <w:commentRangeEnd w:id="273"/>
      <w:r>
        <w:commentReference w:id="273"/>
      </w:r>
      <w:r>
        <w:rPr>
          <w:color w:val="000000"/>
          <w:sz w:val="22"/>
          <w:szCs w:val="22"/>
          <w:rPrChange w:id="275" w:author="Kayser, Georgia" w:date="2025-07-15T11:03:00Z">
            <w:rPr/>
          </w:rPrChange>
        </w:rPr>
        <w:t xml:space="preserve">. Days after </w:t>
      </w:r>
      <w:commentRangeStart w:id="276"/>
      <w:commentRangeStart w:id="277"/>
      <w:commentRangeStart w:id="278"/>
      <w:r>
        <w:rPr>
          <w:color w:val="000000"/>
          <w:sz w:val="22"/>
          <w:szCs w:val="22"/>
          <w:rPrChange w:id="279" w:author="Kayser, Georgia" w:date="2025-07-15T11:03:00Z">
            <w:rPr/>
          </w:rPrChange>
        </w:rPr>
        <w:t xml:space="preserve">Mother’s Day harvest </w:t>
      </w:r>
      <w:commentRangeEnd w:id="276"/>
      <w:r>
        <w:commentReference w:id="276"/>
      </w:r>
      <w:commentRangeEnd w:id="277"/>
      <w:r>
        <w:commentReference w:id="277"/>
      </w:r>
      <w:commentRangeEnd w:id="278"/>
      <w:r>
        <w:commentReference w:id="278"/>
      </w:r>
      <w:r>
        <w:rPr>
          <w:color w:val="000000"/>
          <w:sz w:val="22"/>
          <w:szCs w:val="22"/>
          <w:rPrChange w:id="280" w:author="Kayser, Georgia" w:date="2025-07-15T11:03:00Z">
            <w:rPr/>
          </w:rPrChange>
        </w:rPr>
        <w:t xml:space="preserve">was also collected, as the period prior to the Mother’s Day harvest is a peak pesticide spray period. </w:t>
      </w:r>
      <w:r>
        <w:rPr>
          <w:color w:val="000000" w:themeColor="text1"/>
          <w:sz w:val="22"/>
          <w:szCs w:val="22"/>
          <w:rPrChange w:id="281" w:author="Kayser, Georgia" w:date="2025-07-15T11:03:00Z">
            <w:rPr/>
          </w:rPrChange>
        </w:rPr>
        <w:t xml:space="preserve">Socioeconomic status, demographic characteristics, health, and pesticide exposures of household members were obtained from household surveys conducted with the children’s parents or adult residents of their household. </w:t>
      </w:r>
    </w:p>
    <w:p w14:paraId="0CA3240B" w14:textId="77777777" w:rsidR="00B9096D" w:rsidRDefault="00B9096D">
      <w:pPr>
        <w:ind w:firstLine="720"/>
        <w:jc w:val="both"/>
        <w:rPr>
          <w:sz w:val="22"/>
          <w:szCs w:val="22"/>
        </w:rPr>
      </w:pPr>
    </w:p>
    <w:p w14:paraId="0CA3240C" w14:textId="77777777" w:rsidR="00B9096D" w:rsidRDefault="00000000">
      <w:pPr>
        <w:jc w:val="both"/>
        <w:rPr>
          <w:sz w:val="22"/>
          <w:szCs w:val="22"/>
        </w:rPr>
      </w:pPr>
      <w:r>
        <w:rPr>
          <w:sz w:val="22"/>
          <w:szCs w:val="22"/>
          <w:rPrChange w:id="282" w:author="Kayser, Georgia" w:date="2025-07-15T11:03:00Z">
            <w:rPr/>
          </w:rPrChange>
        </w:rPr>
        <w:t xml:space="preserve">2.6 </w:t>
      </w:r>
      <w:commentRangeStart w:id="283"/>
      <w:commentRangeStart w:id="284"/>
      <w:r>
        <w:rPr>
          <w:sz w:val="22"/>
          <w:szCs w:val="22"/>
          <w:rPrChange w:id="285" w:author="Kayser, Georgia" w:date="2025-07-15T11:03:00Z">
            <w:rPr/>
          </w:rPrChange>
        </w:rPr>
        <w:t>Statistical Analysis</w:t>
      </w:r>
      <w:commentRangeEnd w:id="283"/>
      <w:r>
        <w:commentReference w:id="283"/>
      </w:r>
      <w:commentRangeEnd w:id="284"/>
      <w:r>
        <w:commentReference w:id="284"/>
      </w:r>
    </w:p>
    <w:p w14:paraId="0CA3240D" w14:textId="77777777" w:rsidR="00B9096D" w:rsidRDefault="00000000">
      <w:pPr>
        <w:jc w:val="both"/>
        <w:rPr>
          <w:sz w:val="22"/>
          <w:szCs w:val="22"/>
        </w:rPr>
      </w:pPr>
      <w:r>
        <w:rPr>
          <w:sz w:val="22"/>
          <w:szCs w:val="22"/>
          <w:rPrChange w:id="286" w:author="Kayser, Georgia" w:date="2025-07-15T11:03:00Z">
            <w:rPr/>
          </w:rPrChange>
        </w:rPr>
        <w:tab/>
        <w:t xml:space="preserve">Descriptive statistics for covariates and NEPSY-II scores for each visit are presented with the mean and standard deviation (SD) for continuous variables or counts and percentages for categorical variables (Table 2). We then reported the same descriptive statistics after stratifying by quartiles of home distance to the nearest floricultural field (Table 3). Furthermore, we conducted an </w:t>
      </w:r>
      <w:commentRangeStart w:id="287"/>
      <w:commentRangeStart w:id="288"/>
      <w:r>
        <w:rPr>
          <w:sz w:val="22"/>
          <w:szCs w:val="22"/>
          <w:rPrChange w:id="289" w:author="Kayser, Georgia" w:date="2025-07-15T11:03:00Z">
            <w:rPr/>
          </w:rPrChange>
        </w:rPr>
        <w:t xml:space="preserve">analysis of variance (ANOVA) </w:t>
      </w:r>
      <w:commentRangeEnd w:id="287"/>
      <w:r>
        <w:commentReference w:id="287"/>
      </w:r>
      <w:commentRangeEnd w:id="288"/>
      <w:r>
        <w:commentReference w:id="288"/>
      </w:r>
      <w:r>
        <w:rPr>
          <w:sz w:val="22"/>
          <w:szCs w:val="22"/>
          <w:rPrChange w:id="290" w:author="Kayser, Georgia" w:date="2025-07-15T11:03:00Z">
            <w:rPr/>
          </w:rPrChange>
        </w:rPr>
        <w:t xml:space="preserve">test or chi-squared goodness-of-fit test for continuous and categorical covariates respectively to investigate the associations between home distance quartile with the NEPSY-II scores. We also </w:t>
      </w:r>
      <w:r>
        <w:rPr>
          <w:sz w:val="22"/>
          <w:szCs w:val="22"/>
          <w:rPrChange w:id="291" w:author="Kayser, Georgia" w:date="2025-07-15T11:03:00Z">
            <w:rPr/>
          </w:rPrChange>
        </w:rPr>
        <w:lastRenderedPageBreak/>
        <w:t>produced an identical table for the NEPSY-II scores (Supplementary Table 1). We modeled the association between NEPSY-II scores and various measures of pesticide exposure with a generalized estimating equation generalized linear model (</w:t>
      </w:r>
      <w:commentRangeStart w:id="292"/>
      <w:commentRangeStart w:id="293"/>
      <w:r>
        <w:rPr>
          <w:sz w:val="22"/>
          <w:szCs w:val="22"/>
          <w:rPrChange w:id="294" w:author="Kayser, Georgia" w:date="2025-07-15T11:03:00Z">
            <w:rPr/>
          </w:rPrChange>
        </w:rPr>
        <w:t>GEEGLM</w:t>
      </w:r>
      <w:commentRangeEnd w:id="292"/>
      <w:r>
        <w:commentReference w:id="292"/>
      </w:r>
      <w:commentRangeEnd w:id="293"/>
      <w:r>
        <w:commentReference w:id="293"/>
      </w:r>
      <w:r>
        <w:rPr>
          <w:sz w:val="22"/>
          <w:szCs w:val="22"/>
          <w:rPrChange w:id="295" w:author="Kayser, Georgia" w:date="2025-07-15T11:03:00Z">
            <w:rPr/>
          </w:rPrChange>
        </w:rPr>
        <w:t>) with an exchangeable covariance structure</w:t>
      </w:r>
      <w:r>
        <w:rPr>
          <w:rStyle w:val="CommentReference"/>
          <w:rFonts w:asciiTheme="minorHAnsi" w:hAnsiTheme="minorHAnsi" w:cstheme="minorBidi"/>
          <w:rPrChange w:id="296" w:author="Kayser, Georgia" w:date="2025-07-15T11:03:00Z">
            <w:rPr/>
          </w:rPrChange>
        </w:rPr>
        <w:t>.</w:t>
      </w:r>
      <w:r>
        <w:rPr>
          <w:sz w:val="22"/>
          <w:szCs w:val="22"/>
          <w:rPrChange w:id="297" w:author="Kayser, Georgia" w:date="2025-07-15T11:03:00Z">
            <w:rPr/>
          </w:rPrChange>
        </w:rPr>
        <w:t xml:space="preserve"> Measurements of pesticide exposure included distance from household to nearest plantation and area of plantation within a given radius ranging from </w:t>
      </w:r>
      <w:commentRangeStart w:id="298"/>
      <w:r>
        <w:rPr>
          <w:sz w:val="22"/>
          <w:szCs w:val="22"/>
          <w:rPrChange w:id="299" w:author="Kayser, Georgia" w:date="2025-07-15T11:03:00Z">
            <w:rPr/>
          </w:rPrChange>
        </w:rPr>
        <w:t>50 m to 1000 m</w:t>
      </w:r>
      <w:commentRangeEnd w:id="298"/>
      <w:r>
        <w:commentReference w:id="298"/>
      </w:r>
      <w:r>
        <w:rPr>
          <w:sz w:val="22"/>
          <w:szCs w:val="22"/>
          <w:rPrChange w:id="300" w:author="Kayser, Georgia" w:date="2025-07-15T11:03:00Z">
            <w:rPr/>
          </w:rPrChange>
        </w:rPr>
        <w:t xml:space="preserve">, all of which were </w:t>
      </w:r>
      <w:commentRangeStart w:id="301"/>
      <w:commentRangeStart w:id="302"/>
      <w:r>
        <w:rPr>
          <w:sz w:val="22"/>
          <w:szCs w:val="22"/>
          <w:rPrChange w:id="303" w:author="Kayser, Georgia" w:date="2025-07-15T11:03:00Z">
            <w:rPr/>
          </w:rPrChange>
        </w:rPr>
        <w:t xml:space="preserve">log-normalized. </w:t>
      </w:r>
      <w:commentRangeEnd w:id="301"/>
      <w:r>
        <w:commentReference w:id="301"/>
      </w:r>
      <w:commentRangeEnd w:id="302"/>
      <w:r>
        <w:commentReference w:id="302"/>
      </w:r>
      <w:r>
        <w:rPr>
          <w:sz w:val="22"/>
          <w:szCs w:val="22"/>
          <w:rPrChange w:id="304" w:author="Kayser, Georgia" w:date="2025-07-15T11:03:00Z">
            <w:rPr/>
          </w:rPrChange>
        </w:rPr>
        <w:t xml:space="preserve">Log refers to natural log throughout this paper. Each model also included the following covariates: age, race, gender, time period of NEPSY-II assessment, days after Mother’s Day harvest, age-for-height z-score (zha), parental salary, parental education, and cohabitation with an agricultural worker. For each GEEGLM model, observations with any missing values were dropped. Distance and area variables were log-transformed, so to interpret their effects, the GEEGLM β coefficients were multiplied by log(2). The model estimates the additive effects of neurobehavioral outcomes due to doubling the respective distance or area variable. </w:t>
      </w:r>
      <w:r>
        <w:rPr>
          <w:color w:val="000000"/>
          <w:sz w:val="22"/>
          <w:szCs w:val="22"/>
          <w:rPrChange w:id="305" w:author="Kayser, Georgia" w:date="2025-07-15T11:03:00Z">
            <w:rPr/>
          </w:rPrChange>
        </w:rPr>
        <w:t>For</w:t>
      </w:r>
      <w:commentRangeStart w:id="306"/>
      <w:commentRangeStart w:id="307"/>
      <w:commentRangeStart w:id="308"/>
      <w:r>
        <w:rPr>
          <w:color w:val="000000"/>
          <w:sz w:val="22"/>
          <w:szCs w:val="22"/>
          <w:rPrChange w:id="309" w:author="Kayser, Georgia" w:date="2025-07-15T11:03:00Z">
            <w:rPr/>
          </w:rPrChange>
        </w:rPr>
        <w:t xml:space="preserve"> each </w:t>
      </w:r>
      <w:commentRangeStart w:id="310"/>
      <w:r>
        <w:rPr>
          <w:color w:val="000000"/>
          <w:sz w:val="22"/>
          <w:szCs w:val="22"/>
          <w:rPrChange w:id="311" w:author="Kayser, Georgia" w:date="2025-07-15T11:03:00Z">
            <w:rPr/>
          </w:rPrChange>
        </w:rPr>
        <w:t>time point</w:t>
      </w:r>
      <w:commentRangeEnd w:id="306"/>
      <w:r>
        <w:commentReference w:id="306"/>
      </w:r>
      <w:commentRangeEnd w:id="307"/>
      <w:r>
        <w:commentReference w:id="307"/>
      </w:r>
      <w:commentRangeEnd w:id="308"/>
      <w:r>
        <w:commentReference w:id="308"/>
      </w:r>
      <w:r>
        <w:rPr>
          <w:color w:val="000000"/>
          <w:sz w:val="22"/>
          <w:szCs w:val="22"/>
          <w:rPrChange w:id="312" w:author="Kayser, Georgia" w:date="2025-07-15T11:03:00Z">
            <w:rPr/>
          </w:rPrChange>
        </w:rPr>
        <w:t xml:space="preserve">, we performed </w:t>
      </w:r>
      <w:commentRangeStart w:id="313"/>
      <w:commentRangeStart w:id="314"/>
      <w:r>
        <w:rPr>
          <w:color w:val="000000"/>
          <w:sz w:val="22"/>
          <w:szCs w:val="22"/>
          <w:rPrChange w:id="315" w:author="Kayser, Georgia" w:date="2025-07-15T11:03:00Z">
            <w:rPr/>
          </w:rPrChange>
        </w:rPr>
        <w:t>ANOVA</w:t>
      </w:r>
      <w:commentRangeEnd w:id="313"/>
      <w:r>
        <w:commentReference w:id="313"/>
      </w:r>
      <w:commentRangeEnd w:id="314"/>
      <w:r>
        <w:commentReference w:id="314"/>
      </w:r>
      <w:r>
        <w:rPr>
          <w:color w:val="000000"/>
          <w:sz w:val="22"/>
          <w:szCs w:val="22"/>
          <w:rPrChange w:id="316" w:author="Kayser, Georgia" w:date="2025-07-15T11:03:00Z">
            <w:rPr/>
          </w:rPrChange>
        </w:rPr>
        <w:t xml:space="preserve"> tests to identify preliminary associations between distance from residency to nearest plantation quantiles with each NEPSY-II score</w:t>
      </w:r>
      <w:commentRangeEnd w:id="310"/>
      <w:r>
        <w:commentReference w:id="310"/>
      </w:r>
      <w:r>
        <w:rPr>
          <w:color w:val="000000"/>
          <w:sz w:val="22"/>
          <w:szCs w:val="22"/>
          <w:rPrChange w:id="317" w:author="Kayser, Georgia" w:date="2025-07-15T11:03:00Z">
            <w:rPr/>
          </w:rPrChange>
        </w:rPr>
        <w:t>.</w:t>
      </w:r>
    </w:p>
    <w:p w14:paraId="0CA3240E" w14:textId="77777777" w:rsidR="00B9096D" w:rsidRDefault="00B9096D">
      <w:pPr>
        <w:jc w:val="both"/>
        <w:rPr>
          <w:sz w:val="22"/>
          <w:szCs w:val="22"/>
        </w:rPr>
      </w:pPr>
    </w:p>
    <w:p w14:paraId="0CA3240F" w14:textId="77777777" w:rsidR="00B9096D" w:rsidRDefault="00B9096D">
      <w:pPr>
        <w:jc w:val="both"/>
        <w:rPr>
          <w:sz w:val="22"/>
          <w:szCs w:val="22"/>
        </w:rPr>
      </w:pPr>
    </w:p>
    <w:p w14:paraId="0CA32410" w14:textId="77777777" w:rsidR="00B9096D" w:rsidRDefault="00000000">
      <w:pPr>
        <w:ind w:firstLine="720"/>
        <w:jc w:val="both"/>
        <w:rPr>
          <w:sz w:val="22"/>
          <w:szCs w:val="22"/>
        </w:rPr>
      </w:pPr>
      <w:r>
        <w:rPr>
          <w:sz w:val="22"/>
          <w:szCs w:val="22"/>
          <w:rPrChange w:id="318" w:author="Kayser, Georgia" w:date="2025-07-15T11:03:00Z">
            <w:rPr/>
          </w:rPrChange>
        </w:rPr>
        <w:t xml:space="preserve">We performed additional analyses to gain further insights into NEPSY-II score trend nuances. One such analysis is GEEGLMs with binarized NEPSY-II score outcomes. </w:t>
      </w:r>
      <w:r>
        <w:rPr>
          <w:color w:val="000000"/>
          <w:sz w:val="22"/>
          <w:szCs w:val="22"/>
          <w:rPrChange w:id="319" w:author="Kayser, Georgia" w:date="2025-07-15T11:03:00Z">
            <w:rPr/>
          </w:rPrChange>
        </w:rPr>
        <w:t xml:space="preserve">The binary thresholds that determine high versus low NEPSY-II scores were </w:t>
      </w:r>
      <w:commentRangeStart w:id="320"/>
      <w:commentRangeStart w:id="321"/>
      <w:r>
        <w:rPr>
          <w:color w:val="000000"/>
          <w:sz w:val="22"/>
          <w:szCs w:val="22"/>
          <w:rPrChange w:id="322" w:author="Kayser, Georgia" w:date="2025-07-15T11:03:00Z">
            <w:rPr/>
          </w:rPrChange>
        </w:rPr>
        <w:t>pre-selected for each score</w:t>
      </w:r>
      <w:commentRangeEnd w:id="320"/>
      <w:r>
        <w:commentReference w:id="320"/>
      </w:r>
      <w:commentRangeEnd w:id="321"/>
      <w:r>
        <w:commentReference w:id="321"/>
      </w:r>
      <w:r>
        <w:rPr>
          <w:color w:val="000000"/>
          <w:sz w:val="22"/>
          <w:szCs w:val="22"/>
          <w:rPrChange w:id="323" w:author="Kayser, Georgia" w:date="2025-07-15T11:03:00Z">
            <w:rPr/>
          </w:rPrChange>
        </w:rPr>
        <w:t xml:space="preserve">. </w:t>
      </w:r>
      <w:r>
        <w:rPr>
          <w:sz w:val="22"/>
          <w:szCs w:val="22"/>
          <w:rPrChange w:id="324" w:author="Kayser, Georgia" w:date="2025-07-15T11:03:00Z">
            <w:rPr/>
          </w:rPrChange>
        </w:rPr>
        <w:t>In this model, the GEEGLM had a logit link function and exchangeable covariance structure. Similar to the aforementioned GEEGLM model, β coefficients are multiplied by log(2), which are then interpreted as the additive effects of the odds ratio of a high NEPSY-II score due to doubling the respective pesticide exposure variable. We also estimated least-square means differences by adjusting subjects by their measurements of pesticide exposure. These values were then plotted using locally weighted polynomial regression (</w:t>
      </w:r>
      <w:commentRangeStart w:id="325"/>
      <w:commentRangeStart w:id="326"/>
      <w:r>
        <w:rPr>
          <w:sz w:val="22"/>
          <w:szCs w:val="22"/>
          <w:rPrChange w:id="327" w:author="Kayser, Georgia" w:date="2025-07-15T11:03:00Z">
            <w:rPr/>
          </w:rPrChange>
        </w:rPr>
        <w:t>LOESS</w:t>
      </w:r>
      <w:commentRangeEnd w:id="325"/>
      <w:r>
        <w:commentReference w:id="325"/>
      </w:r>
      <w:commentRangeEnd w:id="326"/>
      <w:r>
        <w:commentReference w:id="326"/>
      </w:r>
      <w:r>
        <w:rPr>
          <w:sz w:val="22"/>
          <w:szCs w:val="22"/>
          <w:rPrChange w:id="328" w:author="Kayser, Georgia" w:date="2025-07-15T11:03:00Z">
            <w:rPr/>
          </w:rPrChange>
        </w:rPr>
        <w:t xml:space="preserve">) curves to graph associations between pesticide exposure variables and the NEPSY-II domain scores. Throughout our analysis, we define a statistically significant association with a p-value &lt; 0.05. All analysis were preformed using R 4.1.1 statistical programming software. </w:t>
      </w:r>
    </w:p>
    <w:p w14:paraId="0CA32411" w14:textId="77777777" w:rsidR="00B9096D" w:rsidRDefault="00B9096D">
      <w:pPr>
        <w:jc w:val="both"/>
        <w:rPr>
          <w:sz w:val="22"/>
          <w:szCs w:val="22"/>
        </w:rPr>
      </w:pPr>
    </w:p>
    <w:p w14:paraId="0CA32412" w14:textId="77777777" w:rsidR="00B9096D" w:rsidRDefault="00000000">
      <w:pPr>
        <w:jc w:val="both"/>
        <w:rPr>
          <w:sz w:val="22"/>
          <w:szCs w:val="22"/>
        </w:rPr>
      </w:pPr>
      <w:r>
        <w:rPr>
          <w:sz w:val="22"/>
          <w:szCs w:val="22"/>
          <w:rPrChange w:id="329" w:author="Kayser, Georgia" w:date="2025-07-15T11:03:00Z">
            <w:rPr/>
          </w:rPrChange>
        </w:rPr>
        <w:t>2.7 Ethical Approval</w:t>
      </w:r>
    </w:p>
    <w:p w14:paraId="0CA32413" w14:textId="77777777" w:rsidR="00B9096D" w:rsidRDefault="00000000">
      <w:pPr>
        <w:jc w:val="both"/>
        <w:rPr>
          <w:color w:val="000000"/>
          <w:sz w:val="22"/>
          <w:szCs w:val="22"/>
        </w:rPr>
      </w:pPr>
      <w:r>
        <w:rPr>
          <w:sz w:val="22"/>
          <w:szCs w:val="22"/>
          <w:rPrChange w:id="330" w:author="Kayser, Georgia" w:date="2025-07-15T11:03:00Z">
            <w:rPr/>
          </w:rPrChange>
        </w:rPr>
        <w:tab/>
      </w:r>
      <w:r>
        <w:rPr>
          <w:color w:val="000000"/>
          <w:sz w:val="22"/>
          <w:szCs w:val="22"/>
          <w:rPrChange w:id="331" w:author="Kayser, Georgia" w:date="2025-07-15T11:03:00Z">
            <w:rPr/>
          </w:rPrChange>
        </w:rPr>
        <w:t xml:space="preserve">The ESPINA study was approved by the Institutional Review Boards of the University of Minnesota, The University of California San Diego, Universidad San Francisco de Quito, and approved by the Ministry of Public Health of Ecuador and the Commonwealth of Rural Parishes of Pedro Moncayo County, Ecuador. </w:t>
      </w:r>
    </w:p>
    <w:p w14:paraId="0CA32414" w14:textId="77777777" w:rsidR="00B9096D" w:rsidRDefault="00B9096D">
      <w:pPr>
        <w:jc w:val="both"/>
        <w:rPr>
          <w:sz w:val="22"/>
          <w:szCs w:val="22"/>
        </w:rPr>
      </w:pPr>
    </w:p>
    <w:p w14:paraId="0CA32415" w14:textId="77777777" w:rsidR="00B9096D" w:rsidRDefault="00B9096D">
      <w:pPr>
        <w:jc w:val="both"/>
        <w:rPr>
          <w:color w:val="000000"/>
          <w:sz w:val="22"/>
          <w:szCs w:val="22"/>
        </w:rPr>
      </w:pPr>
    </w:p>
    <w:p w14:paraId="0CA32416" w14:textId="77777777" w:rsidR="00B9096D" w:rsidRDefault="00000000">
      <w:pPr>
        <w:pStyle w:val="ListParagraph"/>
        <w:numPr>
          <w:ilvl w:val="0"/>
          <w:numId w:val="1"/>
        </w:numPr>
        <w:jc w:val="both"/>
        <w:rPr>
          <w:b/>
          <w:bCs/>
        </w:rPr>
      </w:pPr>
      <w:r>
        <w:rPr>
          <w:b/>
          <w:bCs/>
          <w:rPrChange w:id="332" w:author="Kayser, Georgia" w:date="2025-07-15T11:03:00Z">
            <w:rPr/>
          </w:rPrChange>
        </w:rPr>
        <w:t>Results</w:t>
      </w:r>
    </w:p>
    <w:p w14:paraId="0CA32417" w14:textId="77777777" w:rsidR="00B9096D" w:rsidRDefault="00B9096D">
      <w:pPr>
        <w:jc w:val="both"/>
        <w:rPr>
          <w:color w:val="000000"/>
          <w:sz w:val="22"/>
          <w:szCs w:val="22"/>
        </w:rPr>
      </w:pPr>
    </w:p>
    <w:p w14:paraId="0CA32418" w14:textId="77777777" w:rsidR="00B9096D" w:rsidRDefault="00000000">
      <w:pPr>
        <w:jc w:val="both"/>
        <w:rPr>
          <w:color w:val="000000"/>
          <w:sz w:val="22"/>
          <w:szCs w:val="22"/>
        </w:rPr>
      </w:pPr>
      <w:r>
        <w:rPr>
          <w:color w:val="000000"/>
          <w:sz w:val="22"/>
          <w:szCs w:val="22"/>
          <w:rPrChange w:id="333" w:author="Kayser, Georgia" w:date="2025-07-15T11:03:00Z">
            <w:rPr/>
          </w:rPrChange>
        </w:rPr>
        <w:t>3.1 Summary Statistics</w:t>
      </w:r>
    </w:p>
    <w:p w14:paraId="0CA32419" w14:textId="77777777" w:rsidR="00B9096D" w:rsidRDefault="00B9096D">
      <w:pPr>
        <w:jc w:val="both"/>
        <w:rPr>
          <w:color w:val="000000"/>
          <w:sz w:val="22"/>
          <w:szCs w:val="22"/>
        </w:rPr>
      </w:pPr>
    </w:p>
    <w:p w14:paraId="0CA3241A" w14:textId="77777777" w:rsidR="00B9096D" w:rsidRDefault="00000000">
      <w:pPr>
        <w:jc w:val="both"/>
        <w:rPr>
          <w:color w:val="000000"/>
          <w:sz w:val="22"/>
          <w:szCs w:val="22"/>
        </w:rPr>
      </w:pPr>
      <w:r>
        <w:rPr>
          <w:color w:val="000000"/>
          <w:sz w:val="22"/>
          <w:szCs w:val="22"/>
          <w:rPrChange w:id="334" w:author="Kayser, Georgia" w:date="2025-07-15T11:03:00Z">
            <w:rPr/>
          </w:rPrChange>
        </w:rPr>
        <w:t>Of the 629 children included in this study, 50% (N=</w:t>
      </w:r>
      <w:commentRangeStart w:id="335"/>
      <w:commentRangeStart w:id="336"/>
      <w:r>
        <w:rPr>
          <w:color w:val="000000"/>
          <w:sz w:val="22"/>
          <w:szCs w:val="22"/>
          <w:rPrChange w:id="337" w:author="Kayser, Georgia" w:date="2025-07-15T11:03:00Z">
            <w:rPr/>
          </w:rPrChange>
        </w:rPr>
        <w:t>31</w:t>
      </w:r>
      <w:commentRangeEnd w:id="335"/>
      <w:r>
        <w:commentReference w:id="335"/>
      </w:r>
      <w:commentRangeEnd w:id="336"/>
      <w:r>
        <w:commentReference w:id="336"/>
      </w:r>
      <w:r>
        <w:rPr>
          <w:color w:val="000000"/>
          <w:sz w:val="22"/>
          <w:szCs w:val="22"/>
          <w:rPrChange w:id="338" w:author="Kayser, Georgia" w:date="2025-07-15T11:03:00Z">
            <w:rPr/>
          </w:rPrChange>
        </w:rPr>
        <w:t xml:space="preserve">3) were examined in Summer 2008 (visit #1), 52% (N=330) in Spring 2016 (visit #2), and 85% (n=535) in Summer 2016 (visit #3) (Table 2). The mean age of participants was 6.6 years old (±1.6) for visit #1, 14.3 years old (±1.8) for visit #2 and 14.5 years old (±1.8) for visit #3. Most participants identified as mestizo in all time points and approximately half of participants were female. The mean z-score-height-for-age was -1.3 (1.0) for visit #1, -1.6 (1.0) for visit #2, and -1.5 (0.9) for visit #3. Participants cohabitating with an agricultural worker was reported by 57% in visit #1, 68% in visit #2, and 68% in visit #3. </w:t>
      </w:r>
    </w:p>
    <w:p w14:paraId="0CA3241B" w14:textId="77777777" w:rsidR="00B9096D" w:rsidRDefault="00B9096D">
      <w:pPr>
        <w:jc w:val="both"/>
        <w:rPr>
          <w:color w:val="000000"/>
          <w:sz w:val="22"/>
          <w:szCs w:val="22"/>
        </w:rPr>
      </w:pPr>
    </w:p>
    <w:p w14:paraId="0CA3241C" w14:textId="77777777" w:rsidR="00B9096D" w:rsidRDefault="00000000">
      <w:pPr>
        <w:jc w:val="both"/>
        <w:rPr>
          <w:b/>
          <w:bCs/>
          <w:color w:val="000000"/>
          <w:sz w:val="22"/>
          <w:szCs w:val="22"/>
        </w:rPr>
      </w:pPr>
      <w:r>
        <w:rPr>
          <w:color w:val="000000"/>
          <w:sz w:val="22"/>
          <w:szCs w:val="22"/>
          <w:rPrChange w:id="339" w:author="Kayser, Georgia" w:date="2025-07-15T11:03:00Z">
            <w:rPr/>
          </w:rPrChange>
        </w:rPr>
        <w:t xml:space="preserve">The average residential distance to the nearest floricultural greenhouse was 442m (±348m), 509m (±631m) and 567m (±804m) in Summer 2008, and Spring and Summer 2016 respectively. Approximately 63% of the cohort at the three time points had floricultural greenhouses within 500 m of their homes. Scores of Attention/Inhibitory Control, Language, Visuospatial Processing and Social Perception are described by visit in Table 2. </w:t>
      </w:r>
      <w:commentRangeStart w:id="340"/>
      <w:commentRangeStart w:id="341"/>
      <w:commentRangeStart w:id="342"/>
      <w:r>
        <w:rPr>
          <w:color w:val="000000"/>
          <w:sz w:val="22"/>
          <w:szCs w:val="22"/>
          <w:rPrChange w:id="343" w:author="Kayser, Georgia" w:date="2025-07-15T11:03:00Z">
            <w:rPr/>
          </w:rPrChange>
        </w:rPr>
        <w:t xml:space="preserve">In Summer 2008 and 2016, below expected NEPSY scores were reported in Language </w:t>
      </w:r>
      <w:r>
        <w:rPr>
          <w:color w:val="000000"/>
          <w:sz w:val="22"/>
          <w:szCs w:val="22"/>
          <w:rPrChange w:id="344" w:author="Kayser, Georgia" w:date="2025-07-15T11:03:00Z">
            <w:rPr/>
          </w:rPrChange>
        </w:rPr>
        <w:lastRenderedPageBreak/>
        <w:t>and Inhibition, while expected scores (8-12) were reported in many of the other categories (Table 2)</w:t>
      </w:r>
      <w:commentRangeEnd w:id="340"/>
      <w:r>
        <w:commentReference w:id="340"/>
      </w:r>
      <w:commentRangeEnd w:id="341"/>
      <w:r>
        <w:commentReference w:id="341"/>
      </w:r>
      <w:commentRangeEnd w:id="342"/>
      <w:r>
        <w:commentReference w:id="342"/>
      </w:r>
      <w:r>
        <w:rPr>
          <w:color w:val="000000"/>
          <w:sz w:val="22"/>
          <w:szCs w:val="22"/>
          <w:rPrChange w:id="345" w:author="Kayser, Georgia" w:date="2025-07-15T11:03:00Z">
            <w:rPr/>
          </w:rPrChange>
        </w:rPr>
        <w:t xml:space="preserve">. </w:t>
      </w:r>
      <w:commentRangeStart w:id="346"/>
      <w:r>
        <w:rPr>
          <w:color w:val="000000"/>
          <w:sz w:val="22"/>
          <w:szCs w:val="22"/>
          <w:rPrChange w:id="347" w:author="Kayser, Georgia" w:date="2025-07-15T11:03:00Z">
            <w:rPr/>
          </w:rPrChange>
        </w:rPr>
        <w:t>NEPSY-II subscale scores by residential proximity and visit time are described in Supplementary Table 1</w:t>
      </w:r>
      <w:commentRangeEnd w:id="346"/>
      <w:r>
        <w:commentReference w:id="346"/>
      </w:r>
      <w:r>
        <w:rPr>
          <w:color w:val="000000"/>
          <w:sz w:val="22"/>
          <w:szCs w:val="22"/>
          <w:rPrChange w:id="348" w:author="Kayser, Georgia" w:date="2025-07-15T11:03:00Z">
            <w:rPr/>
          </w:rPrChange>
        </w:rPr>
        <w:t>.</w:t>
      </w:r>
    </w:p>
    <w:p w14:paraId="0CA3241D" w14:textId="77777777" w:rsidR="00B9096D" w:rsidRDefault="00B9096D">
      <w:pPr>
        <w:jc w:val="both"/>
        <w:rPr>
          <w:b/>
          <w:bCs/>
          <w:color w:val="000000"/>
          <w:sz w:val="22"/>
          <w:szCs w:val="22"/>
        </w:rPr>
      </w:pPr>
    </w:p>
    <w:p w14:paraId="0CA3241E" w14:textId="77777777" w:rsidR="00B9096D" w:rsidRDefault="00000000">
      <w:pPr>
        <w:jc w:val="both"/>
        <w:rPr>
          <w:del w:id="349" w:author="Kayser, Georgia" w:date="2025-07-17T17:04:00Z"/>
          <w:color w:val="000000"/>
          <w:sz w:val="22"/>
          <w:szCs w:val="22"/>
        </w:rPr>
      </w:pPr>
      <w:moveFromRangeStart w:id="350" w:author="Kayser, Georgia" w:date="2025-07-17T17:04:00Z" w:name="move203664310"/>
      <w:moveFromRangeEnd w:id="350"/>
      <w:del w:id="351" w:author="Kayser, Georgia" w:date="2025-07-17T17:04:00Z">
        <w:r>
          <w:delText>3.2 Associations</w:delText>
        </w:r>
      </w:del>
    </w:p>
    <w:p w14:paraId="0CA3241F" w14:textId="77777777" w:rsidR="00B9096D" w:rsidRDefault="00B9096D">
      <w:pPr>
        <w:jc w:val="both"/>
        <w:rPr>
          <w:color w:val="000000"/>
          <w:sz w:val="22"/>
          <w:szCs w:val="22"/>
        </w:rPr>
      </w:pPr>
    </w:p>
    <w:p w14:paraId="0CA32420" w14:textId="77777777" w:rsidR="00B9096D" w:rsidRDefault="00000000">
      <w:pPr>
        <w:jc w:val="both"/>
        <w:rPr>
          <w:color w:val="000000"/>
          <w:sz w:val="22"/>
          <w:szCs w:val="22"/>
        </w:rPr>
      </w:pPr>
      <w:r>
        <w:rPr>
          <w:color w:val="000000"/>
          <w:sz w:val="22"/>
          <w:szCs w:val="22"/>
          <w:rPrChange w:id="352" w:author="Kayser, Georgia" w:date="2025-07-15T11:03:00Z">
            <w:rPr/>
          </w:rPrChange>
        </w:rPr>
        <w:t>In</w:t>
      </w:r>
      <w:commentRangeStart w:id="353"/>
      <w:r>
        <w:rPr>
          <w:color w:val="000000"/>
          <w:sz w:val="22"/>
          <w:szCs w:val="22"/>
          <w:rPrChange w:id="354" w:author="Kayser, Georgia" w:date="2025-07-15T11:03:00Z">
            <w:rPr/>
          </w:rPrChange>
        </w:rPr>
        <w:t xml:space="preserve"> our </w:t>
      </w:r>
      <w:commentRangeStart w:id="355"/>
      <w:del w:id="356" w:author="Kayser, Georgia" w:date="2025-07-17T15:35:00Z">
        <w:r>
          <w:rPr>
            <w:color w:val="000000"/>
            <w:sz w:val="22"/>
            <w:szCs w:val="22"/>
          </w:rPr>
          <w:delText xml:space="preserve">exploratory </w:delText>
        </w:r>
      </w:del>
      <w:commentRangeEnd w:id="355"/>
      <w:r>
        <w:commentReference w:id="355"/>
      </w:r>
      <w:r>
        <w:rPr>
          <w:color w:val="000000"/>
          <w:sz w:val="22"/>
          <w:szCs w:val="22"/>
          <w:rPrChange w:id="357" w:author="Kayser, Georgia" w:date="2025-07-15T11:03:00Z">
            <w:rPr/>
          </w:rPrChange>
        </w:rPr>
        <w:t xml:space="preserve">data analysis, we found that distance from residency to nearest plantation was associated with a few covariates such as days after Mother’s Day harvest in all time periods, Indigenous children in </w:t>
      </w:r>
      <w:del w:id="358" w:author="Kayser, Georgia" w:date="2025-07-17T15:36:00Z">
        <w:r>
          <w:rPr>
            <w:color w:val="000000"/>
            <w:sz w:val="22"/>
            <w:szCs w:val="22"/>
          </w:rPr>
          <w:delText xml:space="preserve"> </w:delText>
        </w:r>
      </w:del>
      <w:r>
        <w:rPr>
          <w:color w:val="000000"/>
          <w:sz w:val="22"/>
          <w:szCs w:val="22"/>
          <w:rPrChange w:id="359" w:author="Kayser, Georgia" w:date="2025-07-15T11:03:00Z">
            <w:rPr/>
          </w:rPrChange>
        </w:rPr>
        <w:t xml:space="preserve">Spring and Summer 2016, scaled salary in </w:t>
      </w:r>
      <w:del w:id="360" w:author="Kayser, Georgia" w:date="2025-07-17T17:05:00Z">
        <w:r>
          <w:rPr>
            <w:color w:val="000000"/>
            <w:sz w:val="22"/>
            <w:szCs w:val="22"/>
          </w:rPr>
          <w:delText xml:space="preserve"> </w:delText>
        </w:r>
      </w:del>
      <w:r>
        <w:rPr>
          <w:color w:val="000000"/>
          <w:sz w:val="22"/>
          <w:szCs w:val="22"/>
          <w:rPrChange w:id="361" w:author="Kayser, Georgia" w:date="2025-07-15T11:03:00Z">
            <w:rPr/>
          </w:rPrChange>
        </w:rPr>
        <w:t xml:space="preserve">Summer 2008, parental average education in  Summer 2008 and cohabitating with an agricultural worker in Spring 2016 (Table 3). </w:t>
      </w:r>
      <w:commentRangeEnd w:id="353"/>
      <w:r>
        <w:commentReference w:id="353"/>
      </w:r>
    </w:p>
    <w:p w14:paraId="0CA32421" w14:textId="77777777" w:rsidR="00B9096D" w:rsidRDefault="00B9096D">
      <w:pPr>
        <w:jc w:val="both"/>
        <w:rPr>
          <w:b/>
          <w:bCs/>
          <w:color w:val="000000"/>
          <w:sz w:val="22"/>
          <w:szCs w:val="22"/>
        </w:rPr>
      </w:pPr>
    </w:p>
    <w:p w14:paraId="0CA32422" w14:textId="77777777" w:rsidR="00B9096D" w:rsidRDefault="00000000">
      <w:pPr>
        <w:jc w:val="both"/>
        <w:rPr>
          <w:ins w:id="362" w:author="Kayser, Georgia" w:date="2025-07-17T17:04:00Z"/>
          <w:color w:val="000000"/>
          <w:sz w:val="22"/>
          <w:szCs w:val="22"/>
        </w:rPr>
      </w:pPr>
      <w:moveToRangeStart w:id="363" w:author="Kayser, Georgia" w:date="2025-07-17T17:04:00Z" w:name="move203664310"/>
      <w:moveTo w:id="364" w:author="Kayser, Georgia" w:date="2025-07-17T17:04:00Z">
        <w:r>
          <w:rPr>
            <w:color w:val="000000"/>
            <w:sz w:val="22"/>
            <w:szCs w:val="22"/>
          </w:rPr>
          <w:t>3.2 Associations</w:t>
        </w:r>
      </w:moveTo>
      <w:moveToRangeEnd w:id="363"/>
    </w:p>
    <w:p w14:paraId="0CA32423" w14:textId="77777777" w:rsidR="00B9096D" w:rsidRDefault="00B9096D">
      <w:pPr>
        <w:jc w:val="both"/>
        <w:rPr>
          <w:color w:val="000000"/>
          <w:sz w:val="22"/>
          <w:szCs w:val="22"/>
        </w:rPr>
      </w:pPr>
    </w:p>
    <w:p w14:paraId="0CA32424" w14:textId="77777777" w:rsidR="00B9096D" w:rsidRDefault="00000000">
      <w:pPr>
        <w:jc w:val="both"/>
        <w:rPr>
          <w:color w:val="000000"/>
          <w:sz w:val="22"/>
          <w:szCs w:val="22"/>
        </w:rPr>
      </w:pPr>
      <w:del w:id="365" w:author="Suarez, Jose" w:date="2025-06-04T16:37:00Z">
        <w:r>
          <w:rPr>
            <w:color w:val="000000"/>
            <w:sz w:val="22"/>
            <w:szCs w:val="22"/>
          </w:rPr>
          <w:delText>For</w:delText>
        </w:r>
        <w:commentRangeStart w:id="366"/>
        <w:commentRangeStart w:id="367"/>
        <w:commentRangeStart w:id="368"/>
        <w:r>
          <w:rPr>
            <w:color w:val="000000"/>
            <w:sz w:val="22"/>
            <w:szCs w:val="22"/>
          </w:rPr>
          <w:delText xml:space="preserve"> each </w:delText>
        </w:r>
        <w:commentRangeStart w:id="369"/>
        <w:r>
          <w:rPr>
            <w:color w:val="000000"/>
            <w:sz w:val="22"/>
            <w:szCs w:val="22"/>
          </w:rPr>
          <w:delText>time point</w:delText>
        </w:r>
      </w:del>
      <w:commentRangeEnd w:id="366"/>
      <w:r>
        <w:commentReference w:id="366"/>
      </w:r>
      <w:commentRangeEnd w:id="367"/>
      <w:r>
        <w:commentReference w:id="367"/>
      </w:r>
      <w:commentRangeEnd w:id="368"/>
      <w:del w:id="370" w:author="Suarez, Jose" w:date="2025-06-04T16:37:00Z">
        <w:r>
          <w:commentReference w:id="368"/>
        </w:r>
        <w:r>
          <w:rPr>
            <w:color w:val="000000"/>
            <w:sz w:val="22"/>
            <w:szCs w:val="22"/>
          </w:rPr>
          <w:delText xml:space="preserve">, we performed </w:delText>
        </w:r>
        <w:commentRangeStart w:id="371"/>
        <w:commentRangeStart w:id="372"/>
        <w:r>
          <w:rPr>
            <w:color w:val="000000"/>
            <w:sz w:val="22"/>
            <w:szCs w:val="22"/>
          </w:rPr>
          <w:delText>ANOVA</w:delText>
        </w:r>
      </w:del>
      <w:commentRangeEnd w:id="371"/>
      <w:r>
        <w:commentReference w:id="371"/>
      </w:r>
      <w:commentRangeEnd w:id="372"/>
      <w:del w:id="373" w:author="Suarez, Jose" w:date="2025-06-04T16:37:00Z">
        <w:r>
          <w:commentReference w:id="372"/>
        </w:r>
        <w:r>
          <w:rPr>
            <w:color w:val="000000"/>
            <w:sz w:val="22"/>
            <w:szCs w:val="22"/>
          </w:rPr>
          <w:delText xml:space="preserve"> tests to identify preliminary associations between distance from residency to nearest plantation quantiles with each NEPSY-II score</w:delText>
        </w:r>
        <w:commentRangeEnd w:id="369"/>
        <w:r>
          <w:commentReference w:id="369"/>
        </w:r>
        <w:r>
          <w:rPr>
            <w:color w:val="000000"/>
            <w:sz w:val="22"/>
            <w:szCs w:val="22"/>
          </w:rPr>
          <w:delText>. We found that distance quantiles were statistically significantly associated with Language (Comprehension of instruction in Summer 2008), Attention/Inhibitory Control, (Inhibition switching in Spring 2016), and Language (Speed Naming Combined in Summer 2016) (Supplemental Table 1)</w:delText>
        </w:r>
      </w:del>
      <w:commentRangeStart w:id="374"/>
      <w:r>
        <w:rPr>
          <w:color w:val="000000"/>
          <w:sz w:val="22"/>
          <w:szCs w:val="22"/>
          <w:rPrChange w:id="375" w:author="Kayser, Georgia" w:date="2025-07-15T11:03:00Z">
            <w:rPr/>
          </w:rPrChange>
        </w:rPr>
        <w:t>.</w:t>
      </w:r>
      <w:commentRangeEnd w:id="374"/>
      <w:r>
        <w:commentReference w:id="374"/>
      </w:r>
    </w:p>
    <w:p w14:paraId="0CA32425" w14:textId="77777777" w:rsidR="00B9096D" w:rsidRDefault="00B9096D">
      <w:pPr>
        <w:jc w:val="both"/>
        <w:rPr>
          <w:color w:val="000000"/>
          <w:sz w:val="22"/>
          <w:szCs w:val="22"/>
        </w:rPr>
      </w:pPr>
    </w:p>
    <w:p w14:paraId="0CA32426" w14:textId="77777777" w:rsidR="00B9096D" w:rsidRDefault="00000000">
      <w:pPr>
        <w:jc w:val="both"/>
        <w:rPr>
          <w:color w:val="000000"/>
          <w:sz w:val="22"/>
          <w:szCs w:val="22"/>
        </w:rPr>
      </w:pPr>
      <w:r>
        <w:rPr>
          <w:color w:val="000000"/>
          <w:sz w:val="22"/>
          <w:szCs w:val="22"/>
          <w:rPrChange w:id="376" w:author="Kayser, Georgia" w:date="2025-07-15T11:03:00Z">
            <w:rPr/>
          </w:rPrChange>
        </w:rPr>
        <w:t xml:space="preserve">In our longitudinal analyses, </w:t>
      </w:r>
      <w:commentRangeStart w:id="377"/>
      <w:commentRangeStart w:id="378"/>
      <w:r>
        <w:rPr>
          <w:color w:val="000000"/>
          <w:sz w:val="22"/>
          <w:szCs w:val="22"/>
          <w:rPrChange w:id="379" w:author="Kayser, Georgia" w:date="2025-07-15T11:03:00Z">
            <w:rPr/>
          </w:rPrChange>
        </w:rPr>
        <w:t xml:space="preserve">statistically significant associations were found between our pesticide exposure constructs with Inhibition-Inhibition Combined, Inhibition-Switching Combined, </w:t>
      </w:r>
      <w:commentRangeStart w:id="380"/>
      <w:commentRangeStart w:id="381"/>
      <w:r>
        <w:rPr>
          <w:color w:val="000000"/>
          <w:sz w:val="22"/>
          <w:szCs w:val="22"/>
          <w:rPrChange w:id="382" w:author="Kayser, Georgia" w:date="2025-07-15T11:03:00Z">
            <w:rPr/>
          </w:rPrChange>
        </w:rPr>
        <w:t>Inhibition subdomain,</w:t>
      </w:r>
      <w:commentRangeEnd w:id="380"/>
      <w:r>
        <w:commentReference w:id="380"/>
      </w:r>
      <w:commentRangeEnd w:id="381"/>
      <w:r>
        <w:commentReference w:id="381"/>
      </w:r>
      <w:r>
        <w:rPr>
          <w:color w:val="000000"/>
          <w:sz w:val="22"/>
          <w:szCs w:val="22"/>
          <w:rPrChange w:id="383" w:author="Kayser, Georgia" w:date="2025-07-15T11:03:00Z">
            <w:rPr/>
          </w:rPrChange>
        </w:rPr>
        <w:t xml:space="preserve"> and the Attention/Inhibitory Control domain (Figure 2 and </w:t>
      </w:r>
      <w:commentRangeStart w:id="384"/>
      <w:r>
        <w:rPr>
          <w:color w:val="000000"/>
          <w:sz w:val="22"/>
          <w:szCs w:val="22"/>
          <w:rPrChange w:id="385" w:author="Kayser, Georgia" w:date="2025-07-15T11:03:00Z">
            <w:rPr/>
          </w:rPrChange>
        </w:rPr>
        <w:t>Supplementary Table 1</w:t>
      </w:r>
      <w:commentRangeEnd w:id="384"/>
      <w:r>
        <w:commentReference w:id="384"/>
      </w:r>
      <w:r>
        <w:rPr>
          <w:color w:val="000000"/>
          <w:sz w:val="22"/>
          <w:szCs w:val="22"/>
          <w:rPrChange w:id="386" w:author="Kayser, Georgia" w:date="2025-07-15T11:03:00Z">
            <w:rPr/>
          </w:rPrChange>
        </w:rPr>
        <w:t xml:space="preserve">). </w:t>
      </w:r>
      <w:commentRangeEnd w:id="377"/>
      <w:r>
        <w:commentReference w:id="377"/>
      </w:r>
      <w:commentRangeEnd w:id="378"/>
      <w:r>
        <w:commentReference w:id="378"/>
      </w:r>
      <w:r>
        <w:rPr>
          <w:color w:val="000000"/>
          <w:sz w:val="22"/>
          <w:szCs w:val="22"/>
          <w:rPrChange w:id="387" w:author="Kayser, Georgia" w:date="2025-07-15T11:03:00Z">
            <w:rPr/>
          </w:rPrChange>
        </w:rPr>
        <w:t xml:space="preserve">The 95% confidence intervals for the association between distance or crop areas and these neurobehavioral </w:t>
      </w:r>
      <w:commentRangeStart w:id="388"/>
      <w:commentRangeStart w:id="389"/>
      <w:r>
        <w:rPr>
          <w:color w:val="000000"/>
          <w:sz w:val="22"/>
          <w:szCs w:val="22"/>
          <w:rPrChange w:id="390" w:author="Kayser, Georgia" w:date="2025-07-15T11:03:00Z">
            <w:rPr/>
          </w:rPrChange>
        </w:rPr>
        <w:t xml:space="preserve">scores </w:t>
      </w:r>
      <w:commentRangeEnd w:id="388"/>
      <w:r>
        <w:commentReference w:id="388"/>
      </w:r>
      <w:commentRangeEnd w:id="389"/>
      <w:r>
        <w:commentReference w:id="389"/>
      </w:r>
      <w:r>
        <w:rPr>
          <w:color w:val="000000"/>
          <w:sz w:val="22"/>
          <w:szCs w:val="22"/>
          <w:rPrChange w:id="391" w:author="Kayser, Georgia" w:date="2025-07-15T11:03:00Z">
            <w:rPr/>
          </w:rPrChange>
        </w:rPr>
        <w:t xml:space="preserve">are shown in </w:t>
      </w:r>
      <w:commentRangeStart w:id="392"/>
      <w:r>
        <w:rPr>
          <w:color w:val="000000"/>
          <w:sz w:val="22"/>
          <w:szCs w:val="22"/>
          <w:rPrChange w:id="393" w:author="Kayser, Georgia" w:date="2025-07-15T11:03:00Z">
            <w:rPr/>
          </w:rPrChange>
        </w:rPr>
        <w:t>Figure 1</w:t>
      </w:r>
      <w:commentRangeEnd w:id="392"/>
      <w:r>
        <w:commentReference w:id="392"/>
      </w:r>
      <w:r>
        <w:rPr>
          <w:color w:val="000000"/>
          <w:sz w:val="22"/>
          <w:szCs w:val="22"/>
          <w:rPrChange w:id="394" w:author="Kayser, Georgia" w:date="2025-07-15T11:03:00Z">
            <w:rPr/>
          </w:rPrChange>
        </w:rPr>
        <w:t xml:space="preserve">. </w:t>
      </w:r>
    </w:p>
    <w:p w14:paraId="0CA32427" w14:textId="77777777" w:rsidR="00B9096D" w:rsidRDefault="00B9096D">
      <w:pPr>
        <w:rPr>
          <w:color w:val="000000"/>
          <w:sz w:val="22"/>
          <w:szCs w:val="22"/>
        </w:rPr>
      </w:pPr>
    </w:p>
    <w:p w14:paraId="0CA32428" w14:textId="77777777" w:rsidR="00B9096D" w:rsidRDefault="00000000">
      <w:pPr>
        <w:rPr>
          <w:ins w:id="395" w:author="Suarez, Jose" w:date="2025-06-04T16:47:00Z"/>
          <w:b/>
          <w:bCs/>
          <w:color w:val="000000"/>
          <w:sz w:val="22"/>
          <w:szCs w:val="22"/>
        </w:rPr>
      </w:pPr>
      <w:r>
        <w:br w:type="page"/>
      </w:r>
    </w:p>
    <w:p w14:paraId="0CA32429" w14:textId="77777777" w:rsidR="00B9096D" w:rsidRDefault="00000000">
      <w:pPr>
        <w:rPr>
          <w:color w:val="000000"/>
          <w:sz w:val="22"/>
          <w:szCs w:val="22"/>
        </w:rPr>
      </w:pPr>
      <w:r>
        <w:rPr>
          <w:b/>
          <w:bCs/>
          <w:color w:val="000000"/>
          <w:sz w:val="22"/>
          <w:szCs w:val="22"/>
          <w:rPrChange w:id="396" w:author="Kayser, Georgia" w:date="2025-07-15T11:03:00Z">
            <w:rPr/>
          </w:rPrChange>
        </w:rPr>
        <w:lastRenderedPageBreak/>
        <w:t>Table 2:</w:t>
      </w:r>
      <w:r>
        <w:rPr>
          <w:color w:val="000000"/>
          <w:sz w:val="22"/>
          <w:szCs w:val="22"/>
          <w:rPrChange w:id="397" w:author="Kayser, Georgia" w:date="2025-07-15T11:03:00Z">
            <w:rPr/>
          </w:rPrChange>
        </w:rPr>
        <w:t xml:space="preserve"> Participant characteristics by visit</w:t>
      </w:r>
    </w:p>
    <w:tbl>
      <w:tblPr>
        <w:tblStyle w:val="TableGrid"/>
        <w:tblW w:w="9350" w:type="dxa"/>
        <w:tblLayout w:type="fixed"/>
        <w:tblLook w:val="04A0" w:firstRow="1" w:lastRow="0" w:firstColumn="1" w:lastColumn="0" w:noHBand="0" w:noVBand="1"/>
      </w:tblPr>
      <w:tblGrid>
        <w:gridCol w:w="4502"/>
        <w:gridCol w:w="1656"/>
        <w:gridCol w:w="1522"/>
        <w:gridCol w:w="1670"/>
      </w:tblGrid>
      <w:tr w:rsidR="00B9096D" w14:paraId="0CA3242E" w14:textId="77777777">
        <w:trPr>
          <w:trHeight w:val="520"/>
        </w:trPr>
        <w:tc>
          <w:tcPr>
            <w:tcW w:w="4501" w:type="dxa"/>
          </w:tcPr>
          <w:p w14:paraId="0CA3242A" w14:textId="77777777" w:rsidR="00B9096D" w:rsidRDefault="00000000">
            <w:pPr>
              <w:jc w:val="center"/>
              <w:rPr>
                <w:b/>
                <w:bCs/>
                <w:color w:val="000000"/>
                <w:sz w:val="18"/>
                <w:szCs w:val="18"/>
              </w:rPr>
            </w:pPr>
            <w:r>
              <w:rPr>
                <w:rFonts w:eastAsia="DengXian"/>
                <w:b/>
                <w:bCs/>
                <w:color w:val="000000"/>
                <w:sz w:val="18"/>
                <w:szCs w:val="18"/>
                <w:lang w:eastAsia="ko-KR"/>
                <w:rPrChange w:id="398" w:author="Kayser, Georgia" w:date="2025-07-15T11:03:00Z">
                  <w:rPr/>
                </w:rPrChange>
              </w:rPr>
              <w:t>Variable</w:t>
            </w:r>
          </w:p>
        </w:tc>
        <w:tc>
          <w:tcPr>
            <w:tcW w:w="1656" w:type="dxa"/>
          </w:tcPr>
          <w:p w14:paraId="0CA3242B" w14:textId="77777777" w:rsidR="00B9096D" w:rsidRDefault="00000000">
            <w:pPr>
              <w:jc w:val="center"/>
              <w:rPr>
                <w:b/>
                <w:bCs/>
                <w:color w:val="000000"/>
                <w:sz w:val="18"/>
                <w:szCs w:val="18"/>
              </w:rPr>
            </w:pPr>
            <w:r>
              <w:rPr>
                <w:rFonts w:eastAsia="DengXian"/>
                <w:b/>
                <w:bCs/>
                <w:color w:val="000000"/>
                <w:sz w:val="18"/>
                <w:szCs w:val="18"/>
                <w:lang w:eastAsia="ko-KR"/>
                <w:rPrChange w:id="399" w:author="Kayser, Georgia" w:date="2025-07-15T11:03:00Z">
                  <w:rPr/>
                </w:rPrChange>
              </w:rPr>
              <w:t>Visit 1 (Summer 2008)</w:t>
            </w:r>
            <w:r>
              <w:rPr>
                <w:rFonts w:eastAsia="DengXian"/>
                <w:b/>
                <w:bCs/>
                <w:color w:val="000000"/>
                <w:sz w:val="18"/>
                <w:szCs w:val="18"/>
                <w:lang w:eastAsia="ko-KR"/>
                <w:rPrChange w:id="400" w:author="Kayser, Georgia" w:date="2025-07-15T11:03:00Z">
                  <w:rPr/>
                </w:rPrChange>
              </w:rPr>
              <w:br/>
              <w:t>(n=313)</w:t>
            </w:r>
          </w:p>
        </w:tc>
        <w:tc>
          <w:tcPr>
            <w:tcW w:w="1522" w:type="dxa"/>
          </w:tcPr>
          <w:p w14:paraId="0CA3242C" w14:textId="77777777" w:rsidR="00B9096D" w:rsidRDefault="00000000">
            <w:pPr>
              <w:jc w:val="center"/>
              <w:rPr>
                <w:b/>
                <w:bCs/>
                <w:color w:val="000000"/>
                <w:sz w:val="18"/>
                <w:szCs w:val="18"/>
              </w:rPr>
            </w:pPr>
            <w:r>
              <w:rPr>
                <w:rFonts w:eastAsia="DengXian"/>
                <w:b/>
                <w:bCs/>
                <w:color w:val="000000"/>
                <w:sz w:val="18"/>
                <w:szCs w:val="18"/>
                <w:lang w:eastAsia="ko-KR"/>
                <w:rPrChange w:id="401" w:author="Kayser, Georgia" w:date="2025-07-15T11:03:00Z">
                  <w:rPr/>
                </w:rPrChange>
              </w:rPr>
              <w:t>Visit 2 (Spring 2016)</w:t>
            </w:r>
            <w:r>
              <w:rPr>
                <w:rFonts w:eastAsia="DengXian"/>
                <w:b/>
                <w:bCs/>
                <w:color w:val="000000"/>
                <w:sz w:val="18"/>
                <w:szCs w:val="18"/>
                <w:lang w:eastAsia="ko-KR"/>
                <w:rPrChange w:id="402" w:author="Kayser, Georgia" w:date="2025-07-15T11:03:00Z">
                  <w:rPr/>
                </w:rPrChange>
              </w:rPr>
              <w:br/>
              <w:t>(n=330)</w:t>
            </w:r>
          </w:p>
        </w:tc>
        <w:tc>
          <w:tcPr>
            <w:tcW w:w="1670" w:type="dxa"/>
          </w:tcPr>
          <w:p w14:paraId="0CA3242D" w14:textId="77777777" w:rsidR="00B9096D" w:rsidRDefault="00000000">
            <w:pPr>
              <w:jc w:val="center"/>
              <w:rPr>
                <w:b/>
                <w:bCs/>
                <w:color w:val="000000"/>
                <w:sz w:val="18"/>
                <w:szCs w:val="18"/>
              </w:rPr>
            </w:pPr>
            <w:r>
              <w:rPr>
                <w:rFonts w:eastAsia="DengXian"/>
                <w:b/>
                <w:bCs/>
                <w:color w:val="000000"/>
                <w:sz w:val="18"/>
                <w:szCs w:val="18"/>
                <w:lang w:eastAsia="ko-KR"/>
                <w:rPrChange w:id="403" w:author="Kayser, Georgia" w:date="2025-07-15T11:03:00Z">
                  <w:rPr/>
                </w:rPrChange>
              </w:rPr>
              <w:t>Visit 3 (Summer 2016)</w:t>
            </w:r>
            <w:r>
              <w:rPr>
                <w:rFonts w:eastAsia="DengXian"/>
                <w:b/>
                <w:bCs/>
                <w:color w:val="000000"/>
                <w:sz w:val="18"/>
                <w:szCs w:val="18"/>
                <w:lang w:eastAsia="ko-KR"/>
                <w:rPrChange w:id="404" w:author="Kayser, Georgia" w:date="2025-07-15T11:03:00Z">
                  <w:rPr/>
                </w:rPrChange>
              </w:rPr>
              <w:br/>
              <w:t>(n=535)</w:t>
            </w:r>
          </w:p>
        </w:tc>
      </w:tr>
      <w:tr w:rsidR="00B9096D" w14:paraId="0CA32433" w14:textId="77777777">
        <w:trPr>
          <w:trHeight w:val="260"/>
        </w:trPr>
        <w:tc>
          <w:tcPr>
            <w:tcW w:w="4501" w:type="dxa"/>
          </w:tcPr>
          <w:p w14:paraId="0CA3242F" w14:textId="77777777" w:rsidR="00B9096D" w:rsidRDefault="00000000">
            <w:pPr>
              <w:rPr>
                <w:color w:val="000000"/>
                <w:sz w:val="18"/>
                <w:szCs w:val="18"/>
              </w:rPr>
            </w:pPr>
            <w:r>
              <w:rPr>
                <w:rFonts w:eastAsia="DengXian"/>
                <w:color w:val="000000"/>
                <w:sz w:val="18"/>
                <w:szCs w:val="18"/>
                <w:lang w:eastAsia="ko-KR"/>
                <w:rPrChange w:id="405" w:author="Kayser, Georgia" w:date="2025-07-15T11:03:00Z">
                  <w:rPr/>
                </w:rPrChange>
              </w:rPr>
              <w:t>Age in years, mean (SD)</w:t>
            </w:r>
          </w:p>
        </w:tc>
        <w:tc>
          <w:tcPr>
            <w:tcW w:w="1656" w:type="dxa"/>
          </w:tcPr>
          <w:p w14:paraId="0CA32430" w14:textId="77777777" w:rsidR="00B9096D" w:rsidRDefault="00000000">
            <w:pPr>
              <w:jc w:val="center"/>
              <w:rPr>
                <w:color w:val="000000"/>
                <w:sz w:val="18"/>
                <w:szCs w:val="18"/>
              </w:rPr>
            </w:pPr>
            <w:r>
              <w:rPr>
                <w:rFonts w:eastAsia="DengXian"/>
                <w:color w:val="000000"/>
                <w:sz w:val="18"/>
                <w:szCs w:val="18"/>
                <w:lang w:eastAsia="ko-KR"/>
                <w:rPrChange w:id="406" w:author="Kayser, Georgia" w:date="2025-07-15T11:03:00Z">
                  <w:rPr/>
                </w:rPrChange>
              </w:rPr>
              <w:t>6.6 (1.6)</w:t>
            </w:r>
          </w:p>
        </w:tc>
        <w:tc>
          <w:tcPr>
            <w:tcW w:w="1522" w:type="dxa"/>
          </w:tcPr>
          <w:p w14:paraId="0CA32431" w14:textId="77777777" w:rsidR="00B9096D" w:rsidRDefault="00000000">
            <w:pPr>
              <w:jc w:val="center"/>
              <w:rPr>
                <w:color w:val="000000"/>
                <w:sz w:val="18"/>
                <w:szCs w:val="18"/>
              </w:rPr>
            </w:pPr>
            <w:r>
              <w:rPr>
                <w:rFonts w:eastAsia="DengXian"/>
                <w:color w:val="000000"/>
                <w:sz w:val="18"/>
                <w:szCs w:val="18"/>
                <w:lang w:eastAsia="ko-KR"/>
                <w:rPrChange w:id="407" w:author="Kayser, Georgia" w:date="2025-07-15T11:03:00Z">
                  <w:rPr/>
                </w:rPrChange>
              </w:rPr>
              <w:t>14.3 (1.8)</w:t>
            </w:r>
          </w:p>
        </w:tc>
        <w:tc>
          <w:tcPr>
            <w:tcW w:w="1670" w:type="dxa"/>
          </w:tcPr>
          <w:p w14:paraId="0CA32432" w14:textId="77777777" w:rsidR="00B9096D" w:rsidRDefault="00000000">
            <w:pPr>
              <w:jc w:val="center"/>
              <w:rPr>
                <w:color w:val="000000"/>
                <w:sz w:val="18"/>
                <w:szCs w:val="18"/>
              </w:rPr>
            </w:pPr>
            <w:r>
              <w:rPr>
                <w:rFonts w:eastAsia="DengXian"/>
                <w:color w:val="000000"/>
                <w:sz w:val="18"/>
                <w:szCs w:val="18"/>
                <w:lang w:eastAsia="ko-KR"/>
                <w:rPrChange w:id="408" w:author="Kayser, Georgia" w:date="2025-07-15T11:03:00Z">
                  <w:rPr/>
                </w:rPrChange>
              </w:rPr>
              <w:t>14.5 (1.8)</w:t>
            </w:r>
          </w:p>
        </w:tc>
      </w:tr>
      <w:tr w:rsidR="00B9096D" w14:paraId="0CA32438" w14:textId="77777777">
        <w:trPr>
          <w:trHeight w:val="260"/>
        </w:trPr>
        <w:tc>
          <w:tcPr>
            <w:tcW w:w="4501" w:type="dxa"/>
          </w:tcPr>
          <w:p w14:paraId="0CA32434" w14:textId="77777777" w:rsidR="00B9096D" w:rsidRDefault="00000000">
            <w:pPr>
              <w:rPr>
                <w:color w:val="000000"/>
                <w:sz w:val="18"/>
                <w:szCs w:val="18"/>
              </w:rPr>
            </w:pPr>
            <w:r>
              <w:rPr>
                <w:rFonts w:eastAsia="DengXian"/>
                <w:color w:val="000000"/>
                <w:sz w:val="18"/>
                <w:szCs w:val="18"/>
                <w:lang w:eastAsia="ko-KR"/>
                <w:rPrChange w:id="409" w:author="Kayser, Georgia" w:date="2025-07-15T11:03:00Z">
                  <w:rPr/>
                </w:rPrChange>
              </w:rPr>
              <w:t>Race, N (%)</w:t>
            </w:r>
          </w:p>
        </w:tc>
        <w:tc>
          <w:tcPr>
            <w:tcW w:w="1656" w:type="dxa"/>
          </w:tcPr>
          <w:p w14:paraId="0CA32435" w14:textId="77777777" w:rsidR="00B9096D" w:rsidRDefault="00B9096D">
            <w:pPr>
              <w:jc w:val="center"/>
              <w:rPr>
                <w:color w:val="000000"/>
                <w:sz w:val="18"/>
                <w:szCs w:val="18"/>
              </w:rPr>
            </w:pPr>
          </w:p>
        </w:tc>
        <w:tc>
          <w:tcPr>
            <w:tcW w:w="1522" w:type="dxa"/>
          </w:tcPr>
          <w:p w14:paraId="0CA32436" w14:textId="77777777" w:rsidR="00B9096D" w:rsidRDefault="00B9096D">
            <w:pPr>
              <w:jc w:val="center"/>
              <w:rPr>
                <w:color w:val="000000"/>
                <w:sz w:val="18"/>
                <w:szCs w:val="18"/>
              </w:rPr>
            </w:pPr>
          </w:p>
        </w:tc>
        <w:tc>
          <w:tcPr>
            <w:tcW w:w="1670" w:type="dxa"/>
          </w:tcPr>
          <w:p w14:paraId="0CA32437" w14:textId="77777777" w:rsidR="00B9096D" w:rsidRDefault="00B9096D">
            <w:pPr>
              <w:jc w:val="center"/>
              <w:rPr>
                <w:color w:val="000000"/>
                <w:sz w:val="18"/>
                <w:szCs w:val="18"/>
              </w:rPr>
            </w:pPr>
          </w:p>
        </w:tc>
      </w:tr>
      <w:tr w:rsidR="00B9096D" w14:paraId="0CA3243D" w14:textId="77777777">
        <w:trPr>
          <w:trHeight w:val="260"/>
        </w:trPr>
        <w:tc>
          <w:tcPr>
            <w:tcW w:w="4501" w:type="dxa"/>
          </w:tcPr>
          <w:p w14:paraId="0CA32439" w14:textId="77777777" w:rsidR="00B9096D" w:rsidRDefault="00000000">
            <w:pPr>
              <w:ind w:firstLine="172"/>
              <w:rPr>
                <w:color w:val="000000"/>
                <w:sz w:val="18"/>
                <w:szCs w:val="18"/>
              </w:rPr>
            </w:pPr>
            <w:r>
              <w:rPr>
                <w:rFonts w:eastAsia="DengXian"/>
                <w:color w:val="000000"/>
                <w:sz w:val="18"/>
                <w:szCs w:val="18"/>
                <w:lang w:eastAsia="ko-KR"/>
                <w:rPrChange w:id="410" w:author="Kayser, Georgia" w:date="2025-07-15T11:03:00Z">
                  <w:rPr/>
                </w:rPrChange>
              </w:rPr>
              <w:t>Indigenous</w:t>
            </w:r>
          </w:p>
        </w:tc>
        <w:tc>
          <w:tcPr>
            <w:tcW w:w="1656" w:type="dxa"/>
          </w:tcPr>
          <w:p w14:paraId="0CA3243A" w14:textId="77777777" w:rsidR="00B9096D" w:rsidRDefault="00000000">
            <w:pPr>
              <w:jc w:val="center"/>
              <w:rPr>
                <w:color w:val="000000"/>
                <w:sz w:val="18"/>
                <w:szCs w:val="18"/>
              </w:rPr>
            </w:pPr>
            <w:r>
              <w:rPr>
                <w:rFonts w:eastAsia="DengXian"/>
                <w:color w:val="000000"/>
                <w:sz w:val="18"/>
                <w:szCs w:val="18"/>
                <w:lang w:eastAsia="ko-KR"/>
                <w:rPrChange w:id="411" w:author="Kayser, Georgia" w:date="2025-07-15T11:03:00Z">
                  <w:rPr/>
                </w:rPrChange>
              </w:rPr>
              <w:t>66 (21.1)</w:t>
            </w:r>
          </w:p>
        </w:tc>
        <w:tc>
          <w:tcPr>
            <w:tcW w:w="1522" w:type="dxa"/>
          </w:tcPr>
          <w:p w14:paraId="0CA3243B" w14:textId="77777777" w:rsidR="00B9096D" w:rsidRDefault="00000000">
            <w:pPr>
              <w:jc w:val="center"/>
              <w:rPr>
                <w:color w:val="000000"/>
                <w:sz w:val="18"/>
                <w:szCs w:val="18"/>
              </w:rPr>
            </w:pPr>
            <w:r>
              <w:rPr>
                <w:rFonts w:eastAsia="DengXian"/>
                <w:color w:val="000000"/>
                <w:sz w:val="18"/>
                <w:szCs w:val="18"/>
                <w:lang w:eastAsia="ko-KR"/>
                <w:rPrChange w:id="412" w:author="Kayser, Georgia" w:date="2025-07-15T11:03:00Z">
                  <w:rPr/>
                </w:rPrChange>
              </w:rPr>
              <w:t>78 (23.6)</w:t>
            </w:r>
          </w:p>
        </w:tc>
        <w:tc>
          <w:tcPr>
            <w:tcW w:w="1670" w:type="dxa"/>
          </w:tcPr>
          <w:p w14:paraId="0CA3243C" w14:textId="77777777" w:rsidR="00B9096D" w:rsidRDefault="00000000">
            <w:pPr>
              <w:jc w:val="center"/>
              <w:rPr>
                <w:color w:val="000000"/>
                <w:sz w:val="18"/>
                <w:szCs w:val="18"/>
              </w:rPr>
            </w:pPr>
            <w:r>
              <w:rPr>
                <w:rFonts w:eastAsia="DengXian"/>
                <w:color w:val="000000"/>
                <w:sz w:val="18"/>
                <w:szCs w:val="18"/>
                <w:lang w:eastAsia="ko-KR"/>
                <w:rPrChange w:id="413" w:author="Kayser, Georgia" w:date="2025-07-15T11:03:00Z">
                  <w:rPr/>
                </w:rPrChange>
              </w:rPr>
              <w:t>115 (21.5)</w:t>
            </w:r>
          </w:p>
        </w:tc>
      </w:tr>
      <w:tr w:rsidR="00B9096D" w14:paraId="0CA32442" w14:textId="77777777">
        <w:trPr>
          <w:trHeight w:val="260"/>
        </w:trPr>
        <w:tc>
          <w:tcPr>
            <w:tcW w:w="4501" w:type="dxa"/>
          </w:tcPr>
          <w:p w14:paraId="0CA3243E" w14:textId="77777777" w:rsidR="00B9096D" w:rsidRDefault="00000000">
            <w:pPr>
              <w:ind w:firstLine="172"/>
              <w:rPr>
                <w:color w:val="000000"/>
                <w:sz w:val="18"/>
                <w:szCs w:val="18"/>
              </w:rPr>
            </w:pPr>
            <w:r>
              <w:rPr>
                <w:rFonts w:eastAsia="DengXian"/>
                <w:color w:val="000000"/>
                <w:sz w:val="18"/>
                <w:szCs w:val="18"/>
                <w:lang w:eastAsia="ko-KR"/>
                <w:rPrChange w:id="414" w:author="Kayser, Georgia" w:date="2025-07-15T11:03:00Z">
                  <w:rPr/>
                </w:rPrChange>
              </w:rPr>
              <w:t>Mestizo</w:t>
            </w:r>
          </w:p>
        </w:tc>
        <w:tc>
          <w:tcPr>
            <w:tcW w:w="1656" w:type="dxa"/>
          </w:tcPr>
          <w:p w14:paraId="0CA3243F" w14:textId="77777777" w:rsidR="00B9096D" w:rsidRDefault="00000000">
            <w:pPr>
              <w:jc w:val="center"/>
              <w:rPr>
                <w:color w:val="000000"/>
                <w:sz w:val="18"/>
                <w:szCs w:val="18"/>
              </w:rPr>
            </w:pPr>
            <w:r>
              <w:rPr>
                <w:rFonts w:eastAsia="DengXian"/>
                <w:color w:val="000000"/>
                <w:sz w:val="18"/>
                <w:szCs w:val="18"/>
                <w:lang w:eastAsia="ko-KR"/>
                <w:rPrChange w:id="415" w:author="Kayser, Georgia" w:date="2025-07-15T11:03:00Z">
                  <w:rPr/>
                </w:rPrChange>
              </w:rPr>
              <w:t>247 (78.9)</w:t>
            </w:r>
          </w:p>
        </w:tc>
        <w:tc>
          <w:tcPr>
            <w:tcW w:w="1522" w:type="dxa"/>
          </w:tcPr>
          <w:p w14:paraId="0CA32440" w14:textId="77777777" w:rsidR="00B9096D" w:rsidRDefault="00000000">
            <w:pPr>
              <w:jc w:val="center"/>
              <w:rPr>
                <w:color w:val="000000"/>
                <w:sz w:val="18"/>
                <w:szCs w:val="18"/>
              </w:rPr>
            </w:pPr>
            <w:r>
              <w:rPr>
                <w:rFonts w:eastAsia="DengXian"/>
                <w:color w:val="000000"/>
                <w:sz w:val="18"/>
                <w:szCs w:val="18"/>
                <w:lang w:eastAsia="ko-KR"/>
                <w:rPrChange w:id="416" w:author="Kayser, Georgia" w:date="2025-07-15T11:03:00Z">
                  <w:rPr/>
                </w:rPrChange>
              </w:rPr>
              <w:t>225 (76.4)</w:t>
            </w:r>
          </w:p>
        </w:tc>
        <w:tc>
          <w:tcPr>
            <w:tcW w:w="1670" w:type="dxa"/>
          </w:tcPr>
          <w:p w14:paraId="0CA32441" w14:textId="77777777" w:rsidR="00B9096D" w:rsidRDefault="00000000">
            <w:pPr>
              <w:jc w:val="center"/>
              <w:rPr>
                <w:color w:val="000000"/>
                <w:sz w:val="18"/>
                <w:szCs w:val="18"/>
              </w:rPr>
            </w:pPr>
            <w:r>
              <w:rPr>
                <w:rFonts w:eastAsia="DengXian"/>
                <w:color w:val="000000"/>
                <w:sz w:val="18"/>
                <w:szCs w:val="18"/>
                <w:lang w:eastAsia="ko-KR"/>
                <w:rPrChange w:id="417" w:author="Kayser, Georgia" w:date="2025-07-15T11:03:00Z">
                  <w:rPr/>
                </w:rPrChange>
              </w:rPr>
              <w:t>420 (78.5)</w:t>
            </w:r>
          </w:p>
        </w:tc>
      </w:tr>
      <w:tr w:rsidR="00B9096D" w14:paraId="0CA32447" w14:textId="77777777">
        <w:trPr>
          <w:trHeight w:val="260"/>
        </w:trPr>
        <w:tc>
          <w:tcPr>
            <w:tcW w:w="4501" w:type="dxa"/>
          </w:tcPr>
          <w:p w14:paraId="0CA32443" w14:textId="77777777" w:rsidR="00B9096D" w:rsidRDefault="00000000">
            <w:pPr>
              <w:rPr>
                <w:color w:val="000000"/>
                <w:sz w:val="18"/>
                <w:szCs w:val="18"/>
              </w:rPr>
            </w:pPr>
            <w:r>
              <w:rPr>
                <w:rFonts w:eastAsia="DengXian"/>
                <w:color w:val="000000"/>
                <w:sz w:val="18"/>
                <w:szCs w:val="18"/>
                <w:lang w:eastAsia="ko-KR"/>
                <w:rPrChange w:id="418" w:author="Kayser, Georgia" w:date="2025-07-15T11:03:00Z">
                  <w:rPr/>
                </w:rPrChange>
              </w:rPr>
              <w:t>Sex, N (%)</w:t>
            </w:r>
          </w:p>
        </w:tc>
        <w:tc>
          <w:tcPr>
            <w:tcW w:w="1656" w:type="dxa"/>
          </w:tcPr>
          <w:p w14:paraId="0CA32444" w14:textId="77777777" w:rsidR="00B9096D" w:rsidRDefault="00B9096D">
            <w:pPr>
              <w:jc w:val="center"/>
              <w:rPr>
                <w:color w:val="000000"/>
                <w:sz w:val="18"/>
                <w:szCs w:val="18"/>
              </w:rPr>
            </w:pPr>
          </w:p>
        </w:tc>
        <w:tc>
          <w:tcPr>
            <w:tcW w:w="1522" w:type="dxa"/>
          </w:tcPr>
          <w:p w14:paraId="0CA32445" w14:textId="77777777" w:rsidR="00B9096D" w:rsidRDefault="00B9096D">
            <w:pPr>
              <w:jc w:val="center"/>
              <w:rPr>
                <w:color w:val="000000"/>
                <w:sz w:val="18"/>
                <w:szCs w:val="18"/>
              </w:rPr>
            </w:pPr>
          </w:p>
        </w:tc>
        <w:tc>
          <w:tcPr>
            <w:tcW w:w="1670" w:type="dxa"/>
          </w:tcPr>
          <w:p w14:paraId="0CA32446" w14:textId="77777777" w:rsidR="00B9096D" w:rsidRDefault="00B9096D">
            <w:pPr>
              <w:jc w:val="center"/>
              <w:rPr>
                <w:color w:val="000000"/>
                <w:sz w:val="18"/>
                <w:szCs w:val="18"/>
              </w:rPr>
            </w:pPr>
          </w:p>
        </w:tc>
      </w:tr>
      <w:tr w:rsidR="00B9096D" w14:paraId="0CA3244C" w14:textId="77777777">
        <w:trPr>
          <w:trHeight w:val="260"/>
        </w:trPr>
        <w:tc>
          <w:tcPr>
            <w:tcW w:w="4501" w:type="dxa"/>
          </w:tcPr>
          <w:p w14:paraId="0CA32448" w14:textId="77777777" w:rsidR="00B9096D" w:rsidRDefault="00000000">
            <w:pPr>
              <w:ind w:firstLine="172"/>
              <w:rPr>
                <w:color w:val="000000"/>
                <w:sz w:val="18"/>
                <w:szCs w:val="18"/>
              </w:rPr>
            </w:pPr>
            <w:r>
              <w:rPr>
                <w:rFonts w:eastAsia="DengXian"/>
                <w:color w:val="000000"/>
                <w:sz w:val="18"/>
                <w:szCs w:val="18"/>
                <w:lang w:eastAsia="ko-KR"/>
                <w:rPrChange w:id="419" w:author="Kayser, Georgia" w:date="2025-07-15T11:03:00Z">
                  <w:rPr/>
                </w:rPrChange>
              </w:rPr>
              <w:t>Female</w:t>
            </w:r>
          </w:p>
        </w:tc>
        <w:tc>
          <w:tcPr>
            <w:tcW w:w="1656" w:type="dxa"/>
          </w:tcPr>
          <w:p w14:paraId="0CA32449" w14:textId="77777777" w:rsidR="00B9096D" w:rsidRDefault="00000000">
            <w:pPr>
              <w:jc w:val="center"/>
              <w:rPr>
                <w:color w:val="000000"/>
                <w:sz w:val="18"/>
                <w:szCs w:val="18"/>
              </w:rPr>
            </w:pPr>
            <w:r>
              <w:rPr>
                <w:rFonts w:eastAsia="DengXian"/>
                <w:color w:val="000000"/>
                <w:sz w:val="18"/>
                <w:szCs w:val="18"/>
                <w:lang w:eastAsia="ko-KR"/>
                <w:rPrChange w:id="420" w:author="Kayser, Georgia" w:date="2025-07-15T11:03:00Z">
                  <w:rPr/>
                </w:rPrChange>
              </w:rPr>
              <w:t>154 (49.2)</w:t>
            </w:r>
          </w:p>
        </w:tc>
        <w:tc>
          <w:tcPr>
            <w:tcW w:w="1522" w:type="dxa"/>
          </w:tcPr>
          <w:p w14:paraId="0CA3244A" w14:textId="77777777" w:rsidR="00B9096D" w:rsidRDefault="00000000">
            <w:pPr>
              <w:jc w:val="center"/>
              <w:rPr>
                <w:color w:val="000000"/>
                <w:sz w:val="18"/>
                <w:szCs w:val="18"/>
              </w:rPr>
            </w:pPr>
            <w:r>
              <w:rPr>
                <w:rFonts w:eastAsia="DengXian"/>
                <w:color w:val="000000"/>
                <w:sz w:val="18"/>
                <w:szCs w:val="18"/>
                <w:lang w:eastAsia="ko-KR"/>
                <w:rPrChange w:id="421" w:author="Kayser, Georgia" w:date="2025-07-15T11:03:00Z">
                  <w:rPr/>
                </w:rPrChange>
              </w:rPr>
              <w:t>162 (49.1)</w:t>
            </w:r>
          </w:p>
        </w:tc>
        <w:tc>
          <w:tcPr>
            <w:tcW w:w="1670" w:type="dxa"/>
          </w:tcPr>
          <w:p w14:paraId="0CA3244B" w14:textId="77777777" w:rsidR="00B9096D" w:rsidRDefault="00000000">
            <w:pPr>
              <w:jc w:val="center"/>
              <w:rPr>
                <w:color w:val="000000"/>
                <w:sz w:val="18"/>
                <w:szCs w:val="18"/>
              </w:rPr>
            </w:pPr>
            <w:r>
              <w:rPr>
                <w:rFonts w:eastAsia="DengXian"/>
                <w:color w:val="000000"/>
                <w:sz w:val="18"/>
                <w:szCs w:val="18"/>
                <w:lang w:eastAsia="ko-KR"/>
                <w:rPrChange w:id="422" w:author="Kayser, Georgia" w:date="2025-07-15T11:03:00Z">
                  <w:rPr/>
                </w:rPrChange>
              </w:rPr>
              <w:t>272 (50.8)</w:t>
            </w:r>
          </w:p>
        </w:tc>
      </w:tr>
      <w:tr w:rsidR="00B9096D" w14:paraId="0CA32451" w14:textId="77777777">
        <w:trPr>
          <w:trHeight w:val="260"/>
        </w:trPr>
        <w:tc>
          <w:tcPr>
            <w:tcW w:w="4501" w:type="dxa"/>
          </w:tcPr>
          <w:p w14:paraId="0CA3244D" w14:textId="77777777" w:rsidR="00B9096D" w:rsidRDefault="00000000">
            <w:pPr>
              <w:ind w:firstLine="172"/>
              <w:rPr>
                <w:color w:val="000000"/>
                <w:sz w:val="18"/>
                <w:szCs w:val="18"/>
              </w:rPr>
            </w:pPr>
            <w:r>
              <w:rPr>
                <w:rFonts w:eastAsia="DengXian"/>
                <w:color w:val="000000"/>
                <w:sz w:val="18"/>
                <w:szCs w:val="18"/>
                <w:lang w:eastAsia="ko-KR"/>
                <w:rPrChange w:id="423" w:author="Kayser, Georgia" w:date="2025-07-15T11:03:00Z">
                  <w:rPr/>
                </w:rPrChange>
              </w:rPr>
              <w:t>Male</w:t>
            </w:r>
          </w:p>
        </w:tc>
        <w:tc>
          <w:tcPr>
            <w:tcW w:w="1656" w:type="dxa"/>
          </w:tcPr>
          <w:p w14:paraId="0CA3244E" w14:textId="77777777" w:rsidR="00B9096D" w:rsidRDefault="00000000">
            <w:pPr>
              <w:jc w:val="center"/>
              <w:rPr>
                <w:color w:val="000000"/>
                <w:sz w:val="18"/>
                <w:szCs w:val="18"/>
              </w:rPr>
            </w:pPr>
            <w:r>
              <w:rPr>
                <w:rFonts w:eastAsia="DengXian"/>
                <w:color w:val="000000"/>
                <w:sz w:val="18"/>
                <w:szCs w:val="18"/>
                <w:lang w:eastAsia="ko-KR"/>
                <w:rPrChange w:id="424" w:author="Kayser, Georgia" w:date="2025-07-15T11:03:00Z">
                  <w:rPr/>
                </w:rPrChange>
              </w:rPr>
              <w:t>159 (50.8)</w:t>
            </w:r>
          </w:p>
        </w:tc>
        <w:tc>
          <w:tcPr>
            <w:tcW w:w="1522" w:type="dxa"/>
          </w:tcPr>
          <w:p w14:paraId="0CA3244F" w14:textId="77777777" w:rsidR="00B9096D" w:rsidRDefault="00000000">
            <w:pPr>
              <w:jc w:val="center"/>
              <w:rPr>
                <w:color w:val="000000"/>
                <w:sz w:val="18"/>
                <w:szCs w:val="18"/>
              </w:rPr>
            </w:pPr>
            <w:r>
              <w:rPr>
                <w:rFonts w:eastAsia="DengXian"/>
                <w:color w:val="000000"/>
                <w:sz w:val="18"/>
                <w:szCs w:val="18"/>
                <w:lang w:eastAsia="ko-KR"/>
                <w:rPrChange w:id="425" w:author="Kayser, Georgia" w:date="2025-07-15T11:03:00Z">
                  <w:rPr/>
                </w:rPrChange>
              </w:rPr>
              <w:t>168 (50.9)</w:t>
            </w:r>
          </w:p>
        </w:tc>
        <w:tc>
          <w:tcPr>
            <w:tcW w:w="1670" w:type="dxa"/>
          </w:tcPr>
          <w:p w14:paraId="0CA32450" w14:textId="77777777" w:rsidR="00B9096D" w:rsidRDefault="00000000">
            <w:pPr>
              <w:jc w:val="center"/>
              <w:rPr>
                <w:color w:val="000000"/>
                <w:sz w:val="18"/>
                <w:szCs w:val="18"/>
              </w:rPr>
            </w:pPr>
            <w:r>
              <w:rPr>
                <w:rFonts w:eastAsia="DengXian"/>
                <w:color w:val="000000"/>
                <w:sz w:val="18"/>
                <w:szCs w:val="18"/>
                <w:lang w:eastAsia="ko-KR"/>
                <w:rPrChange w:id="426" w:author="Kayser, Georgia" w:date="2025-07-15T11:03:00Z">
                  <w:rPr/>
                </w:rPrChange>
              </w:rPr>
              <w:t>263 (49.2)</w:t>
            </w:r>
          </w:p>
        </w:tc>
      </w:tr>
      <w:tr w:rsidR="00B9096D" w14:paraId="0CA32456" w14:textId="77777777">
        <w:trPr>
          <w:trHeight w:val="260"/>
        </w:trPr>
        <w:tc>
          <w:tcPr>
            <w:tcW w:w="4501" w:type="dxa"/>
          </w:tcPr>
          <w:p w14:paraId="0CA32452" w14:textId="77777777" w:rsidR="00B9096D" w:rsidRDefault="00000000">
            <w:pPr>
              <w:rPr>
                <w:color w:val="000000"/>
                <w:sz w:val="18"/>
                <w:szCs w:val="18"/>
              </w:rPr>
            </w:pPr>
            <w:r>
              <w:rPr>
                <w:rFonts w:eastAsia="DengXian"/>
                <w:color w:val="000000"/>
                <w:sz w:val="18"/>
                <w:szCs w:val="18"/>
                <w:lang w:eastAsia="ko-KR"/>
                <w:rPrChange w:id="427" w:author="Kayser, Georgia" w:date="2025-07-15T11:03:00Z">
                  <w:rPr/>
                </w:rPrChange>
              </w:rPr>
              <w:t>Days after Mother's Day harvest, mean (SD)</w:t>
            </w:r>
          </w:p>
        </w:tc>
        <w:tc>
          <w:tcPr>
            <w:tcW w:w="1656" w:type="dxa"/>
          </w:tcPr>
          <w:p w14:paraId="0CA32453" w14:textId="77777777" w:rsidR="00B9096D" w:rsidRDefault="00000000">
            <w:pPr>
              <w:jc w:val="center"/>
              <w:rPr>
                <w:color w:val="000000"/>
                <w:sz w:val="18"/>
                <w:szCs w:val="18"/>
              </w:rPr>
            </w:pPr>
            <w:r>
              <w:rPr>
                <w:rFonts w:eastAsia="DengXian"/>
                <w:color w:val="000000"/>
                <w:sz w:val="18"/>
                <w:szCs w:val="18"/>
                <w:lang w:eastAsia="ko-KR"/>
                <w:rPrChange w:id="428" w:author="Kayser, Georgia" w:date="2025-07-15T11:03:00Z">
                  <w:rPr/>
                </w:rPrChange>
              </w:rPr>
              <w:t>84.5 (10.9)</w:t>
            </w:r>
          </w:p>
        </w:tc>
        <w:tc>
          <w:tcPr>
            <w:tcW w:w="1522" w:type="dxa"/>
          </w:tcPr>
          <w:p w14:paraId="0CA32454" w14:textId="77777777" w:rsidR="00B9096D" w:rsidRDefault="00000000">
            <w:pPr>
              <w:jc w:val="center"/>
              <w:rPr>
                <w:color w:val="000000"/>
                <w:sz w:val="18"/>
                <w:szCs w:val="18"/>
              </w:rPr>
            </w:pPr>
            <w:r>
              <w:rPr>
                <w:rFonts w:eastAsia="DengXian"/>
                <w:color w:val="000000"/>
                <w:sz w:val="18"/>
                <w:szCs w:val="18"/>
                <w:lang w:eastAsia="ko-KR"/>
                <w:rPrChange w:id="429" w:author="Kayser, Georgia" w:date="2025-07-15T11:03:00Z">
                  <w:rPr/>
                </w:rPrChange>
              </w:rPr>
              <w:t>-12.7 (5.5)</w:t>
            </w:r>
          </w:p>
        </w:tc>
        <w:tc>
          <w:tcPr>
            <w:tcW w:w="1670" w:type="dxa"/>
          </w:tcPr>
          <w:p w14:paraId="0CA32455" w14:textId="77777777" w:rsidR="00B9096D" w:rsidRDefault="00000000">
            <w:pPr>
              <w:jc w:val="center"/>
              <w:rPr>
                <w:color w:val="000000"/>
                <w:sz w:val="18"/>
                <w:szCs w:val="18"/>
              </w:rPr>
            </w:pPr>
            <w:r>
              <w:rPr>
                <w:rFonts w:eastAsia="DengXian"/>
                <w:color w:val="000000"/>
                <w:sz w:val="18"/>
                <w:szCs w:val="18"/>
                <w:lang w:eastAsia="ko-KR"/>
                <w:rPrChange w:id="430" w:author="Kayser, Georgia" w:date="2025-07-15T11:03:00Z">
                  <w:rPr/>
                </w:rPrChange>
              </w:rPr>
              <w:t>102.3 (18.6)</w:t>
            </w:r>
          </w:p>
        </w:tc>
      </w:tr>
      <w:tr w:rsidR="00B9096D" w14:paraId="0CA3245B" w14:textId="77777777">
        <w:trPr>
          <w:trHeight w:val="260"/>
        </w:trPr>
        <w:tc>
          <w:tcPr>
            <w:tcW w:w="4501" w:type="dxa"/>
          </w:tcPr>
          <w:p w14:paraId="0CA32457" w14:textId="77777777" w:rsidR="00B9096D" w:rsidRDefault="00000000">
            <w:pPr>
              <w:rPr>
                <w:color w:val="000000"/>
                <w:sz w:val="18"/>
                <w:szCs w:val="18"/>
              </w:rPr>
            </w:pPr>
            <w:r>
              <w:rPr>
                <w:rFonts w:eastAsia="DengXian"/>
                <w:color w:val="000000"/>
                <w:sz w:val="18"/>
                <w:szCs w:val="18"/>
                <w:lang w:eastAsia="ko-KR"/>
                <w:rPrChange w:id="431" w:author="Kayser, Georgia" w:date="2025-07-15T11:03:00Z">
                  <w:rPr/>
                </w:rPrChange>
              </w:rPr>
              <w:t>Z-score-height-for-age, mean (SD)</w:t>
            </w:r>
          </w:p>
        </w:tc>
        <w:tc>
          <w:tcPr>
            <w:tcW w:w="1656" w:type="dxa"/>
          </w:tcPr>
          <w:p w14:paraId="0CA32458" w14:textId="77777777" w:rsidR="00B9096D" w:rsidRDefault="00000000">
            <w:pPr>
              <w:jc w:val="center"/>
              <w:rPr>
                <w:color w:val="000000"/>
                <w:sz w:val="18"/>
                <w:szCs w:val="18"/>
              </w:rPr>
            </w:pPr>
            <w:r>
              <w:rPr>
                <w:rFonts w:eastAsia="DengXian"/>
                <w:color w:val="000000"/>
                <w:sz w:val="18"/>
                <w:szCs w:val="18"/>
                <w:lang w:eastAsia="ko-KR"/>
                <w:rPrChange w:id="432" w:author="Kayser, Georgia" w:date="2025-07-15T11:03:00Z">
                  <w:rPr/>
                </w:rPrChange>
              </w:rPr>
              <w:t>-1.3 (1.0)</w:t>
            </w:r>
          </w:p>
        </w:tc>
        <w:tc>
          <w:tcPr>
            <w:tcW w:w="1522" w:type="dxa"/>
          </w:tcPr>
          <w:p w14:paraId="0CA32459" w14:textId="77777777" w:rsidR="00B9096D" w:rsidRDefault="00000000">
            <w:pPr>
              <w:jc w:val="center"/>
              <w:rPr>
                <w:color w:val="000000"/>
                <w:sz w:val="18"/>
                <w:szCs w:val="18"/>
              </w:rPr>
            </w:pPr>
            <w:r>
              <w:rPr>
                <w:rFonts w:eastAsia="DengXian"/>
                <w:color w:val="000000"/>
                <w:sz w:val="18"/>
                <w:szCs w:val="18"/>
                <w:lang w:eastAsia="ko-KR"/>
                <w:rPrChange w:id="433" w:author="Kayser, Georgia" w:date="2025-07-15T11:03:00Z">
                  <w:rPr/>
                </w:rPrChange>
              </w:rPr>
              <w:t>-1.6 (1.0)</w:t>
            </w:r>
          </w:p>
        </w:tc>
        <w:tc>
          <w:tcPr>
            <w:tcW w:w="1670" w:type="dxa"/>
          </w:tcPr>
          <w:p w14:paraId="0CA3245A" w14:textId="77777777" w:rsidR="00B9096D" w:rsidRDefault="00000000">
            <w:pPr>
              <w:jc w:val="center"/>
              <w:rPr>
                <w:color w:val="000000"/>
                <w:sz w:val="18"/>
                <w:szCs w:val="18"/>
              </w:rPr>
            </w:pPr>
            <w:r>
              <w:rPr>
                <w:rFonts w:eastAsia="DengXian"/>
                <w:color w:val="000000"/>
                <w:sz w:val="18"/>
                <w:szCs w:val="18"/>
                <w:lang w:eastAsia="ko-KR"/>
                <w:rPrChange w:id="434" w:author="Kayser, Georgia" w:date="2025-07-15T11:03:00Z">
                  <w:rPr/>
                </w:rPrChange>
              </w:rPr>
              <w:t>-1.5 (0.9)</w:t>
            </w:r>
          </w:p>
        </w:tc>
      </w:tr>
      <w:tr w:rsidR="00B9096D" w14:paraId="0CA32460" w14:textId="77777777">
        <w:trPr>
          <w:trHeight w:val="260"/>
        </w:trPr>
        <w:tc>
          <w:tcPr>
            <w:tcW w:w="4501" w:type="dxa"/>
          </w:tcPr>
          <w:p w14:paraId="0CA3245C" w14:textId="77777777" w:rsidR="00B9096D" w:rsidRDefault="00000000">
            <w:pPr>
              <w:rPr>
                <w:color w:val="000000"/>
                <w:sz w:val="18"/>
                <w:szCs w:val="18"/>
              </w:rPr>
            </w:pPr>
            <w:r>
              <w:rPr>
                <w:rFonts w:eastAsia="DengXian"/>
                <w:color w:val="000000"/>
                <w:sz w:val="18"/>
                <w:szCs w:val="18"/>
                <w:lang w:eastAsia="ko-KR"/>
                <w:rPrChange w:id="435" w:author="Kayser, Georgia" w:date="2025-07-15T11:03:00Z">
                  <w:rPr/>
                </w:rPrChange>
              </w:rPr>
              <w:t>Parental average education (years), mean (SD)</w:t>
            </w:r>
          </w:p>
        </w:tc>
        <w:tc>
          <w:tcPr>
            <w:tcW w:w="1656" w:type="dxa"/>
          </w:tcPr>
          <w:p w14:paraId="0CA3245D" w14:textId="77777777" w:rsidR="00B9096D" w:rsidRDefault="00000000">
            <w:pPr>
              <w:jc w:val="center"/>
              <w:rPr>
                <w:color w:val="000000"/>
                <w:sz w:val="18"/>
                <w:szCs w:val="18"/>
              </w:rPr>
            </w:pPr>
            <w:r>
              <w:rPr>
                <w:rFonts w:eastAsia="DengXian"/>
                <w:color w:val="000000"/>
                <w:sz w:val="18"/>
                <w:szCs w:val="18"/>
                <w:lang w:eastAsia="ko-KR"/>
                <w:rPrChange w:id="436" w:author="Kayser, Georgia" w:date="2025-07-15T11:03:00Z">
                  <w:rPr/>
                </w:rPrChange>
              </w:rPr>
              <w:t>7.6 (3.7)</w:t>
            </w:r>
          </w:p>
        </w:tc>
        <w:tc>
          <w:tcPr>
            <w:tcW w:w="1522" w:type="dxa"/>
          </w:tcPr>
          <w:p w14:paraId="0CA3245E" w14:textId="77777777" w:rsidR="00B9096D" w:rsidRDefault="00000000">
            <w:pPr>
              <w:jc w:val="center"/>
              <w:rPr>
                <w:color w:val="000000"/>
                <w:sz w:val="18"/>
                <w:szCs w:val="18"/>
              </w:rPr>
            </w:pPr>
            <w:r>
              <w:rPr>
                <w:rFonts w:eastAsia="DengXian"/>
                <w:color w:val="000000"/>
                <w:sz w:val="18"/>
                <w:szCs w:val="18"/>
                <w:lang w:eastAsia="ko-KR"/>
                <w:rPrChange w:id="437" w:author="Kayser, Georgia" w:date="2025-07-15T11:03:00Z">
                  <w:rPr/>
                </w:rPrChange>
              </w:rPr>
              <w:t>8.2 (3.6)</w:t>
            </w:r>
          </w:p>
        </w:tc>
        <w:tc>
          <w:tcPr>
            <w:tcW w:w="1670" w:type="dxa"/>
          </w:tcPr>
          <w:p w14:paraId="0CA3245F" w14:textId="77777777" w:rsidR="00B9096D" w:rsidRDefault="00000000">
            <w:pPr>
              <w:jc w:val="center"/>
              <w:rPr>
                <w:color w:val="000000"/>
                <w:sz w:val="18"/>
                <w:szCs w:val="18"/>
              </w:rPr>
            </w:pPr>
            <w:r>
              <w:rPr>
                <w:rFonts w:eastAsia="DengXian"/>
                <w:color w:val="000000"/>
                <w:sz w:val="18"/>
                <w:szCs w:val="18"/>
                <w:lang w:eastAsia="ko-KR"/>
                <w:rPrChange w:id="438" w:author="Kayser, Georgia" w:date="2025-07-15T11:03:00Z">
                  <w:rPr/>
                </w:rPrChange>
              </w:rPr>
              <w:t>8.1 (3.4)</w:t>
            </w:r>
          </w:p>
        </w:tc>
      </w:tr>
      <w:tr w:rsidR="00B9096D" w14:paraId="0CA32465" w14:textId="77777777">
        <w:trPr>
          <w:trHeight w:val="260"/>
        </w:trPr>
        <w:tc>
          <w:tcPr>
            <w:tcW w:w="4501" w:type="dxa"/>
          </w:tcPr>
          <w:p w14:paraId="0CA32461" w14:textId="77777777" w:rsidR="00B9096D" w:rsidRDefault="00000000">
            <w:pPr>
              <w:rPr>
                <w:color w:val="000000"/>
                <w:sz w:val="18"/>
                <w:szCs w:val="18"/>
              </w:rPr>
            </w:pPr>
            <w:r>
              <w:rPr>
                <w:rFonts w:eastAsia="DengXian"/>
                <w:color w:val="000000"/>
                <w:sz w:val="18"/>
                <w:szCs w:val="18"/>
                <w:lang w:eastAsia="ko-KR"/>
                <w:rPrChange w:id="439" w:author="Kayser, Georgia" w:date="2025-07-15T11:03:00Z">
                  <w:rPr/>
                </w:rPrChange>
              </w:rPr>
              <w:t>Cohabitation with an agricultural worker, n (%)</w:t>
            </w:r>
          </w:p>
        </w:tc>
        <w:tc>
          <w:tcPr>
            <w:tcW w:w="1656" w:type="dxa"/>
          </w:tcPr>
          <w:p w14:paraId="0CA32462" w14:textId="77777777" w:rsidR="00B9096D" w:rsidRDefault="00000000">
            <w:pPr>
              <w:jc w:val="center"/>
              <w:rPr>
                <w:color w:val="000000"/>
                <w:sz w:val="18"/>
                <w:szCs w:val="18"/>
              </w:rPr>
            </w:pPr>
            <w:r>
              <w:rPr>
                <w:rFonts w:eastAsia="DengXian"/>
                <w:color w:val="000000"/>
                <w:sz w:val="18"/>
                <w:szCs w:val="18"/>
                <w:lang w:eastAsia="ko-KR"/>
                <w:rPrChange w:id="440" w:author="Kayser, Georgia" w:date="2025-07-15T11:03:00Z">
                  <w:rPr/>
                </w:rPrChange>
              </w:rPr>
              <w:t>179 (57.2)</w:t>
            </w:r>
          </w:p>
        </w:tc>
        <w:tc>
          <w:tcPr>
            <w:tcW w:w="1522" w:type="dxa"/>
          </w:tcPr>
          <w:p w14:paraId="0CA32463" w14:textId="77777777" w:rsidR="00B9096D" w:rsidRDefault="00000000">
            <w:pPr>
              <w:jc w:val="center"/>
              <w:rPr>
                <w:color w:val="000000"/>
                <w:sz w:val="18"/>
                <w:szCs w:val="18"/>
              </w:rPr>
            </w:pPr>
            <w:r>
              <w:rPr>
                <w:rFonts w:eastAsia="DengXian"/>
                <w:color w:val="000000"/>
                <w:sz w:val="18"/>
                <w:szCs w:val="18"/>
                <w:lang w:eastAsia="ko-KR"/>
                <w:rPrChange w:id="441" w:author="Kayser, Georgia" w:date="2025-07-15T11:03:00Z">
                  <w:rPr/>
                </w:rPrChange>
              </w:rPr>
              <w:t>223 (68.2)</w:t>
            </w:r>
          </w:p>
        </w:tc>
        <w:tc>
          <w:tcPr>
            <w:tcW w:w="1670" w:type="dxa"/>
          </w:tcPr>
          <w:p w14:paraId="0CA32464" w14:textId="77777777" w:rsidR="00B9096D" w:rsidRDefault="00000000">
            <w:pPr>
              <w:jc w:val="center"/>
              <w:rPr>
                <w:color w:val="000000"/>
                <w:sz w:val="18"/>
                <w:szCs w:val="18"/>
              </w:rPr>
            </w:pPr>
            <w:r>
              <w:rPr>
                <w:rFonts w:eastAsia="DengXian"/>
                <w:color w:val="000000"/>
                <w:sz w:val="18"/>
                <w:szCs w:val="18"/>
                <w:lang w:eastAsia="ko-KR"/>
                <w:rPrChange w:id="442" w:author="Kayser, Georgia" w:date="2025-07-15T11:03:00Z">
                  <w:rPr/>
                </w:rPrChange>
              </w:rPr>
              <w:t>360 (67.5)</w:t>
            </w:r>
          </w:p>
        </w:tc>
      </w:tr>
      <w:tr w:rsidR="00B9096D" w14:paraId="0CA3246A" w14:textId="77777777">
        <w:trPr>
          <w:trHeight w:val="260"/>
        </w:trPr>
        <w:tc>
          <w:tcPr>
            <w:tcW w:w="4501" w:type="dxa"/>
          </w:tcPr>
          <w:p w14:paraId="0CA32466" w14:textId="77777777" w:rsidR="00B9096D" w:rsidRDefault="00000000">
            <w:pPr>
              <w:rPr>
                <w:color w:val="000000"/>
                <w:sz w:val="18"/>
                <w:szCs w:val="18"/>
              </w:rPr>
            </w:pPr>
            <w:r>
              <w:rPr>
                <w:rFonts w:eastAsia="DengXian"/>
                <w:color w:val="000000"/>
                <w:sz w:val="18"/>
                <w:szCs w:val="18"/>
                <w:lang w:eastAsia="ko-KR"/>
                <w:rPrChange w:id="443" w:author="Kayser, Georgia" w:date="2025-07-15T11:03:00Z">
                  <w:rPr/>
                </w:rPrChange>
              </w:rPr>
              <w:t>Distance from household to the nearest plantation (meters), mean (SD)</w:t>
            </w:r>
          </w:p>
        </w:tc>
        <w:tc>
          <w:tcPr>
            <w:tcW w:w="1656" w:type="dxa"/>
          </w:tcPr>
          <w:p w14:paraId="0CA32467" w14:textId="77777777" w:rsidR="00B9096D" w:rsidRDefault="00000000">
            <w:pPr>
              <w:jc w:val="center"/>
              <w:rPr>
                <w:color w:val="000000"/>
                <w:sz w:val="18"/>
                <w:szCs w:val="18"/>
              </w:rPr>
            </w:pPr>
            <w:r>
              <w:rPr>
                <w:rFonts w:eastAsia="DengXian"/>
                <w:color w:val="000000"/>
                <w:sz w:val="18"/>
                <w:szCs w:val="18"/>
                <w:lang w:eastAsia="ko-KR"/>
                <w:rPrChange w:id="444" w:author="Kayser, Georgia" w:date="2025-07-15T11:03:00Z">
                  <w:rPr/>
                </w:rPrChange>
              </w:rPr>
              <w:t>441.8 (348.3)</w:t>
            </w:r>
          </w:p>
        </w:tc>
        <w:tc>
          <w:tcPr>
            <w:tcW w:w="1522" w:type="dxa"/>
          </w:tcPr>
          <w:p w14:paraId="0CA32468" w14:textId="77777777" w:rsidR="00B9096D" w:rsidRDefault="00000000">
            <w:pPr>
              <w:jc w:val="center"/>
              <w:rPr>
                <w:color w:val="000000"/>
                <w:sz w:val="18"/>
                <w:szCs w:val="18"/>
              </w:rPr>
            </w:pPr>
            <w:r>
              <w:rPr>
                <w:rFonts w:eastAsia="DengXian"/>
                <w:color w:val="000000"/>
                <w:sz w:val="18"/>
                <w:szCs w:val="18"/>
                <w:lang w:eastAsia="ko-KR"/>
                <w:rPrChange w:id="445" w:author="Kayser, Georgia" w:date="2025-07-15T11:03:00Z">
                  <w:rPr/>
                </w:rPrChange>
              </w:rPr>
              <w:t>508.8 (630.8)</w:t>
            </w:r>
          </w:p>
        </w:tc>
        <w:tc>
          <w:tcPr>
            <w:tcW w:w="1670" w:type="dxa"/>
          </w:tcPr>
          <w:p w14:paraId="0CA32469" w14:textId="77777777" w:rsidR="00B9096D" w:rsidRDefault="00000000">
            <w:pPr>
              <w:jc w:val="center"/>
              <w:rPr>
                <w:color w:val="000000"/>
                <w:sz w:val="18"/>
                <w:szCs w:val="18"/>
              </w:rPr>
            </w:pPr>
            <w:r>
              <w:rPr>
                <w:rFonts w:eastAsia="DengXian"/>
                <w:color w:val="000000"/>
                <w:sz w:val="18"/>
                <w:szCs w:val="18"/>
                <w:lang w:eastAsia="ko-KR"/>
                <w:rPrChange w:id="446" w:author="Kayser, Georgia" w:date="2025-07-15T11:03:00Z">
                  <w:rPr/>
                </w:rPrChange>
              </w:rPr>
              <w:t>566.9 (803.6)</w:t>
            </w:r>
          </w:p>
        </w:tc>
      </w:tr>
      <w:tr w:rsidR="00B9096D" w14:paraId="0CA3246F" w14:textId="77777777">
        <w:trPr>
          <w:trHeight w:val="260"/>
        </w:trPr>
        <w:tc>
          <w:tcPr>
            <w:tcW w:w="4501" w:type="dxa"/>
          </w:tcPr>
          <w:p w14:paraId="0CA3246B" w14:textId="77777777" w:rsidR="00B9096D" w:rsidRDefault="00000000">
            <w:pPr>
              <w:rPr>
                <w:color w:val="000000"/>
                <w:sz w:val="18"/>
                <w:szCs w:val="18"/>
              </w:rPr>
            </w:pPr>
            <w:commentRangeStart w:id="447"/>
            <w:commentRangeStart w:id="448"/>
            <w:commentRangeStart w:id="449"/>
            <w:r>
              <w:rPr>
                <w:rFonts w:eastAsia="DengXian"/>
                <w:color w:val="000000"/>
                <w:sz w:val="18"/>
                <w:szCs w:val="18"/>
                <w:lang w:eastAsia="ko-KR"/>
                <w:rPrChange w:id="450" w:author="Kayser, Georgia" w:date="2025-07-15T11:03:00Z">
                  <w:rPr/>
                </w:rPrChange>
              </w:rPr>
              <w:t>Non-zero crop area within a certain radius (m</w:t>
            </w:r>
            <w:r>
              <w:rPr>
                <w:rFonts w:eastAsia="DengXian"/>
                <w:color w:val="000000"/>
                <w:sz w:val="18"/>
                <w:szCs w:val="18"/>
                <w:vertAlign w:val="superscript"/>
                <w:lang w:eastAsia="ko-KR"/>
                <w:rPrChange w:id="451" w:author="Kayser, Georgia" w:date="2025-07-15T11:03:00Z">
                  <w:rPr/>
                </w:rPrChange>
              </w:rPr>
              <w:t>2</w:t>
            </w:r>
            <w:r>
              <w:rPr>
                <w:rFonts w:eastAsia="DengXian"/>
                <w:color w:val="000000"/>
                <w:sz w:val="18"/>
                <w:szCs w:val="18"/>
                <w:lang w:eastAsia="ko-KR"/>
                <w:rPrChange w:id="452" w:author="Kayser, Georgia" w:date="2025-07-15T11:03:00Z">
                  <w:rPr/>
                </w:rPrChange>
              </w:rPr>
              <w:t>), N (%)</w:t>
            </w:r>
            <w:commentRangeEnd w:id="447"/>
            <w:r>
              <w:commentReference w:id="447"/>
            </w:r>
            <w:commentRangeEnd w:id="448"/>
            <w:r>
              <w:commentReference w:id="448"/>
            </w:r>
            <w:commentRangeEnd w:id="449"/>
            <w:r>
              <w:commentReference w:id="449"/>
            </w:r>
          </w:p>
        </w:tc>
        <w:tc>
          <w:tcPr>
            <w:tcW w:w="1656" w:type="dxa"/>
          </w:tcPr>
          <w:p w14:paraId="0CA3246C" w14:textId="77777777" w:rsidR="00B9096D" w:rsidRDefault="00B9096D">
            <w:pPr>
              <w:jc w:val="center"/>
              <w:rPr>
                <w:color w:val="000000"/>
                <w:sz w:val="18"/>
                <w:szCs w:val="18"/>
              </w:rPr>
            </w:pPr>
          </w:p>
        </w:tc>
        <w:tc>
          <w:tcPr>
            <w:tcW w:w="1522" w:type="dxa"/>
          </w:tcPr>
          <w:p w14:paraId="0CA3246D" w14:textId="77777777" w:rsidR="00B9096D" w:rsidRDefault="00B9096D">
            <w:pPr>
              <w:jc w:val="center"/>
              <w:rPr>
                <w:color w:val="000000"/>
                <w:sz w:val="18"/>
                <w:szCs w:val="18"/>
              </w:rPr>
            </w:pPr>
          </w:p>
        </w:tc>
        <w:tc>
          <w:tcPr>
            <w:tcW w:w="1670" w:type="dxa"/>
          </w:tcPr>
          <w:p w14:paraId="0CA3246E" w14:textId="77777777" w:rsidR="00B9096D" w:rsidRDefault="00B9096D">
            <w:pPr>
              <w:jc w:val="center"/>
              <w:rPr>
                <w:color w:val="000000"/>
                <w:sz w:val="18"/>
                <w:szCs w:val="18"/>
              </w:rPr>
            </w:pPr>
          </w:p>
        </w:tc>
      </w:tr>
      <w:tr w:rsidR="00B9096D" w14:paraId="0CA32474" w14:textId="77777777">
        <w:trPr>
          <w:trHeight w:val="260"/>
        </w:trPr>
        <w:tc>
          <w:tcPr>
            <w:tcW w:w="4501" w:type="dxa"/>
          </w:tcPr>
          <w:p w14:paraId="0CA32470" w14:textId="77777777" w:rsidR="00B9096D" w:rsidRDefault="00000000">
            <w:pPr>
              <w:ind w:firstLine="172"/>
              <w:rPr>
                <w:color w:val="000000"/>
                <w:sz w:val="18"/>
                <w:szCs w:val="18"/>
              </w:rPr>
            </w:pPr>
            <w:r>
              <w:rPr>
                <w:rFonts w:eastAsia="DengXian"/>
                <w:color w:val="000000"/>
                <w:sz w:val="18"/>
                <w:szCs w:val="18"/>
                <w:lang w:eastAsia="ko-KR"/>
                <w:rPrChange w:id="453" w:author="Kayser, Georgia" w:date="2025-07-15T11:03:00Z">
                  <w:rPr/>
                </w:rPrChange>
              </w:rPr>
              <w:t>50m</w:t>
            </w:r>
          </w:p>
        </w:tc>
        <w:tc>
          <w:tcPr>
            <w:tcW w:w="1656" w:type="dxa"/>
          </w:tcPr>
          <w:p w14:paraId="0CA32471" w14:textId="77777777" w:rsidR="00B9096D" w:rsidRDefault="00000000">
            <w:pPr>
              <w:jc w:val="center"/>
              <w:rPr>
                <w:color w:val="000000"/>
                <w:sz w:val="18"/>
                <w:szCs w:val="18"/>
              </w:rPr>
            </w:pPr>
            <w:r>
              <w:rPr>
                <w:rFonts w:eastAsia="DengXian"/>
                <w:color w:val="000000"/>
                <w:sz w:val="18"/>
                <w:szCs w:val="18"/>
                <w:lang w:eastAsia="ko-KR"/>
                <w:rPrChange w:id="454" w:author="Kayser, Georgia" w:date="2025-07-15T11:03:00Z">
                  <w:rPr/>
                </w:rPrChange>
              </w:rPr>
              <w:t>18 (5.8)</w:t>
            </w:r>
          </w:p>
        </w:tc>
        <w:tc>
          <w:tcPr>
            <w:tcW w:w="1522" w:type="dxa"/>
          </w:tcPr>
          <w:p w14:paraId="0CA32472" w14:textId="77777777" w:rsidR="00B9096D" w:rsidRDefault="00000000">
            <w:pPr>
              <w:jc w:val="center"/>
              <w:rPr>
                <w:color w:val="000000"/>
                <w:sz w:val="18"/>
                <w:szCs w:val="18"/>
              </w:rPr>
            </w:pPr>
            <w:r>
              <w:rPr>
                <w:rFonts w:eastAsia="DengXian"/>
                <w:color w:val="000000"/>
                <w:sz w:val="18"/>
                <w:szCs w:val="18"/>
                <w:lang w:eastAsia="ko-KR"/>
                <w:rPrChange w:id="455" w:author="Kayser, Georgia" w:date="2025-07-15T11:03:00Z">
                  <w:rPr/>
                </w:rPrChange>
              </w:rPr>
              <w:t>29 (8.8)</w:t>
            </w:r>
          </w:p>
        </w:tc>
        <w:tc>
          <w:tcPr>
            <w:tcW w:w="1670" w:type="dxa"/>
          </w:tcPr>
          <w:p w14:paraId="0CA32473" w14:textId="77777777" w:rsidR="00B9096D" w:rsidRDefault="00000000">
            <w:pPr>
              <w:jc w:val="center"/>
              <w:rPr>
                <w:color w:val="000000"/>
                <w:sz w:val="18"/>
                <w:szCs w:val="18"/>
              </w:rPr>
            </w:pPr>
            <w:r>
              <w:rPr>
                <w:rFonts w:eastAsia="DengXian"/>
                <w:color w:val="000000"/>
                <w:sz w:val="18"/>
                <w:szCs w:val="18"/>
                <w:lang w:eastAsia="ko-KR"/>
                <w:rPrChange w:id="456" w:author="Kayser, Georgia" w:date="2025-07-15T11:03:00Z">
                  <w:rPr/>
                </w:rPrChange>
              </w:rPr>
              <w:t>55 (10.3)</w:t>
            </w:r>
          </w:p>
        </w:tc>
      </w:tr>
      <w:tr w:rsidR="00B9096D" w14:paraId="0CA32479" w14:textId="77777777">
        <w:trPr>
          <w:trHeight w:val="260"/>
        </w:trPr>
        <w:tc>
          <w:tcPr>
            <w:tcW w:w="4501" w:type="dxa"/>
          </w:tcPr>
          <w:p w14:paraId="0CA32475" w14:textId="77777777" w:rsidR="00B9096D" w:rsidRDefault="00000000">
            <w:pPr>
              <w:ind w:firstLine="172"/>
              <w:rPr>
                <w:color w:val="000000"/>
                <w:sz w:val="18"/>
                <w:szCs w:val="18"/>
              </w:rPr>
            </w:pPr>
            <w:r>
              <w:rPr>
                <w:rFonts w:eastAsia="DengXian"/>
                <w:color w:val="000000"/>
                <w:sz w:val="18"/>
                <w:szCs w:val="18"/>
                <w:lang w:eastAsia="ko-KR"/>
                <w:rPrChange w:id="457" w:author="Kayser, Georgia" w:date="2025-07-15T11:03:00Z">
                  <w:rPr/>
                </w:rPrChange>
              </w:rPr>
              <w:t>100m</w:t>
            </w:r>
          </w:p>
        </w:tc>
        <w:tc>
          <w:tcPr>
            <w:tcW w:w="1656" w:type="dxa"/>
          </w:tcPr>
          <w:p w14:paraId="0CA32476" w14:textId="77777777" w:rsidR="00B9096D" w:rsidRDefault="00000000">
            <w:pPr>
              <w:jc w:val="center"/>
              <w:rPr>
                <w:color w:val="000000"/>
                <w:sz w:val="18"/>
                <w:szCs w:val="18"/>
              </w:rPr>
            </w:pPr>
            <w:r>
              <w:rPr>
                <w:rFonts w:eastAsia="DengXian"/>
                <w:color w:val="000000"/>
                <w:sz w:val="18"/>
                <w:szCs w:val="18"/>
                <w:lang w:eastAsia="ko-KR"/>
                <w:rPrChange w:id="458" w:author="Kayser, Georgia" w:date="2025-07-15T11:03:00Z">
                  <w:rPr/>
                </w:rPrChange>
              </w:rPr>
              <w:t>43 (13.9)</w:t>
            </w:r>
          </w:p>
        </w:tc>
        <w:tc>
          <w:tcPr>
            <w:tcW w:w="1522" w:type="dxa"/>
          </w:tcPr>
          <w:p w14:paraId="0CA32477" w14:textId="77777777" w:rsidR="00B9096D" w:rsidRDefault="00000000">
            <w:pPr>
              <w:jc w:val="center"/>
              <w:rPr>
                <w:color w:val="000000"/>
                <w:sz w:val="18"/>
                <w:szCs w:val="18"/>
              </w:rPr>
            </w:pPr>
            <w:r>
              <w:rPr>
                <w:rFonts w:eastAsia="DengXian"/>
                <w:color w:val="000000"/>
                <w:sz w:val="18"/>
                <w:szCs w:val="18"/>
                <w:lang w:eastAsia="ko-KR"/>
                <w:rPrChange w:id="459" w:author="Kayser, Georgia" w:date="2025-07-15T11:03:00Z">
                  <w:rPr/>
                </w:rPrChange>
              </w:rPr>
              <w:t>72 (21.8)</w:t>
            </w:r>
          </w:p>
        </w:tc>
        <w:tc>
          <w:tcPr>
            <w:tcW w:w="1670" w:type="dxa"/>
          </w:tcPr>
          <w:p w14:paraId="0CA32478" w14:textId="77777777" w:rsidR="00B9096D" w:rsidRDefault="00000000">
            <w:pPr>
              <w:jc w:val="center"/>
              <w:rPr>
                <w:color w:val="000000"/>
                <w:sz w:val="18"/>
                <w:szCs w:val="18"/>
              </w:rPr>
            </w:pPr>
            <w:r>
              <w:rPr>
                <w:rFonts w:eastAsia="DengXian"/>
                <w:color w:val="000000"/>
                <w:sz w:val="18"/>
                <w:szCs w:val="18"/>
                <w:lang w:eastAsia="ko-KR"/>
                <w:rPrChange w:id="460" w:author="Kayser, Georgia" w:date="2025-07-15T11:03:00Z">
                  <w:rPr/>
                </w:rPrChange>
              </w:rPr>
              <w:t>117 (21.9)</w:t>
            </w:r>
          </w:p>
        </w:tc>
      </w:tr>
      <w:tr w:rsidR="00B9096D" w14:paraId="0CA3247E" w14:textId="77777777">
        <w:trPr>
          <w:trHeight w:val="260"/>
        </w:trPr>
        <w:tc>
          <w:tcPr>
            <w:tcW w:w="4501" w:type="dxa"/>
          </w:tcPr>
          <w:p w14:paraId="0CA3247A" w14:textId="77777777" w:rsidR="00B9096D" w:rsidRDefault="00000000">
            <w:pPr>
              <w:ind w:firstLine="172"/>
              <w:rPr>
                <w:color w:val="000000"/>
                <w:sz w:val="18"/>
                <w:szCs w:val="18"/>
              </w:rPr>
            </w:pPr>
            <w:r>
              <w:rPr>
                <w:rFonts w:eastAsia="DengXian"/>
                <w:color w:val="000000"/>
                <w:sz w:val="18"/>
                <w:szCs w:val="18"/>
                <w:lang w:eastAsia="ko-KR"/>
                <w:rPrChange w:id="461" w:author="Kayser, Georgia" w:date="2025-07-15T11:03:00Z">
                  <w:rPr/>
                </w:rPrChange>
              </w:rPr>
              <w:t>150m</w:t>
            </w:r>
          </w:p>
        </w:tc>
        <w:tc>
          <w:tcPr>
            <w:tcW w:w="1656" w:type="dxa"/>
          </w:tcPr>
          <w:p w14:paraId="0CA3247B" w14:textId="77777777" w:rsidR="00B9096D" w:rsidRDefault="00000000">
            <w:pPr>
              <w:jc w:val="center"/>
              <w:rPr>
                <w:color w:val="000000"/>
                <w:sz w:val="18"/>
                <w:szCs w:val="18"/>
              </w:rPr>
            </w:pPr>
            <w:r>
              <w:rPr>
                <w:rFonts w:eastAsia="DengXian"/>
                <w:color w:val="000000"/>
                <w:sz w:val="18"/>
                <w:szCs w:val="18"/>
                <w:lang w:eastAsia="ko-KR"/>
                <w:rPrChange w:id="462" w:author="Kayser, Georgia" w:date="2025-07-15T11:03:00Z">
                  <w:rPr/>
                </w:rPrChange>
              </w:rPr>
              <w:t>60 (19.4)</w:t>
            </w:r>
          </w:p>
        </w:tc>
        <w:tc>
          <w:tcPr>
            <w:tcW w:w="1522" w:type="dxa"/>
          </w:tcPr>
          <w:p w14:paraId="0CA3247C" w14:textId="77777777" w:rsidR="00B9096D" w:rsidRDefault="00000000">
            <w:pPr>
              <w:jc w:val="center"/>
              <w:rPr>
                <w:color w:val="000000"/>
                <w:sz w:val="18"/>
                <w:szCs w:val="18"/>
              </w:rPr>
            </w:pPr>
            <w:r>
              <w:rPr>
                <w:rFonts w:eastAsia="DengXian"/>
                <w:color w:val="000000"/>
                <w:sz w:val="18"/>
                <w:szCs w:val="18"/>
                <w:lang w:eastAsia="ko-KR"/>
                <w:rPrChange w:id="463" w:author="Kayser, Georgia" w:date="2025-07-15T11:03:00Z">
                  <w:rPr/>
                </w:rPrChange>
              </w:rPr>
              <w:t>106 (32.1)</w:t>
            </w:r>
          </w:p>
        </w:tc>
        <w:tc>
          <w:tcPr>
            <w:tcW w:w="1670" w:type="dxa"/>
          </w:tcPr>
          <w:p w14:paraId="0CA3247D" w14:textId="77777777" w:rsidR="00B9096D" w:rsidRDefault="00000000">
            <w:pPr>
              <w:jc w:val="center"/>
              <w:rPr>
                <w:color w:val="000000"/>
                <w:sz w:val="18"/>
                <w:szCs w:val="18"/>
              </w:rPr>
            </w:pPr>
            <w:r>
              <w:rPr>
                <w:rFonts w:eastAsia="DengXian"/>
                <w:color w:val="000000"/>
                <w:sz w:val="18"/>
                <w:szCs w:val="18"/>
                <w:lang w:eastAsia="ko-KR"/>
                <w:rPrChange w:id="464" w:author="Kayser, Georgia" w:date="2025-07-15T11:03:00Z">
                  <w:rPr/>
                </w:rPrChange>
              </w:rPr>
              <w:t>181 (33.8)</w:t>
            </w:r>
          </w:p>
        </w:tc>
      </w:tr>
      <w:tr w:rsidR="00B9096D" w14:paraId="0CA32483" w14:textId="77777777">
        <w:trPr>
          <w:trHeight w:val="260"/>
        </w:trPr>
        <w:tc>
          <w:tcPr>
            <w:tcW w:w="4501" w:type="dxa"/>
          </w:tcPr>
          <w:p w14:paraId="0CA3247F" w14:textId="77777777" w:rsidR="00B9096D" w:rsidRDefault="00000000">
            <w:pPr>
              <w:ind w:firstLine="172"/>
              <w:rPr>
                <w:color w:val="000000"/>
                <w:sz w:val="18"/>
                <w:szCs w:val="18"/>
              </w:rPr>
            </w:pPr>
            <w:r>
              <w:rPr>
                <w:rFonts w:eastAsia="DengXian"/>
                <w:color w:val="000000"/>
                <w:sz w:val="18"/>
                <w:szCs w:val="18"/>
                <w:lang w:eastAsia="ko-KR"/>
                <w:rPrChange w:id="465" w:author="Kayser, Georgia" w:date="2025-07-15T11:03:00Z">
                  <w:rPr/>
                </w:rPrChange>
              </w:rPr>
              <w:t>200m</w:t>
            </w:r>
          </w:p>
        </w:tc>
        <w:tc>
          <w:tcPr>
            <w:tcW w:w="1656" w:type="dxa"/>
          </w:tcPr>
          <w:p w14:paraId="0CA32480" w14:textId="77777777" w:rsidR="00B9096D" w:rsidRDefault="00000000">
            <w:pPr>
              <w:jc w:val="center"/>
              <w:rPr>
                <w:color w:val="000000"/>
                <w:sz w:val="18"/>
                <w:szCs w:val="18"/>
              </w:rPr>
            </w:pPr>
            <w:r>
              <w:rPr>
                <w:rFonts w:eastAsia="DengXian"/>
                <w:color w:val="000000"/>
                <w:sz w:val="18"/>
                <w:szCs w:val="18"/>
                <w:lang w:eastAsia="ko-KR"/>
                <w:rPrChange w:id="466" w:author="Kayser, Georgia" w:date="2025-07-15T11:03:00Z">
                  <w:rPr/>
                </w:rPrChange>
              </w:rPr>
              <w:t>84 (27.1)</w:t>
            </w:r>
          </w:p>
        </w:tc>
        <w:tc>
          <w:tcPr>
            <w:tcW w:w="1522" w:type="dxa"/>
          </w:tcPr>
          <w:p w14:paraId="0CA32481" w14:textId="77777777" w:rsidR="00B9096D" w:rsidRDefault="00000000">
            <w:pPr>
              <w:jc w:val="center"/>
              <w:rPr>
                <w:color w:val="000000"/>
                <w:sz w:val="18"/>
                <w:szCs w:val="18"/>
              </w:rPr>
            </w:pPr>
            <w:r>
              <w:rPr>
                <w:rFonts w:eastAsia="DengXian"/>
                <w:color w:val="000000"/>
                <w:sz w:val="18"/>
                <w:szCs w:val="18"/>
                <w:lang w:eastAsia="ko-KR"/>
                <w:rPrChange w:id="467" w:author="Kayser, Georgia" w:date="2025-07-15T11:03:00Z">
                  <w:rPr/>
                </w:rPrChange>
              </w:rPr>
              <w:t>133 (40.3)</w:t>
            </w:r>
          </w:p>
        </w:tc>
        <w:tc>
          <w:tcPr>
            <w:tcW w:w="1670" w:type="dxa"/>
          </w:tcPr>
          <w:p w14:paraId="0CA32482" w14:textId="77777777" w:rsidR="00B9096D" w:rsidRDefault="00000000">
            <w:pPr>
              <w:jc w:val="center"/>
              <w:rPr>
                <w:color w:val="000000"/>
                <w:sz w:val="18"/>
                <w:szCs w:val="18"/>
              </w:rPr>
            </w:pPr>
            <w:r>
              <w:rPr>
                <w:rFonts w:eastAsia="DengXian"/>
                <w:color w:val="000000"/>
                <w:sz w:val="18"/>
                <w:szCs w:val="18"/>
                <w:lang w:eastAsia="ko-KR"/>
                <w:rPrChange w:id="468" w:author="Kayser, Georgia" w:date="2025-07-15T11:03:00Z">
                  <w:rPr/>
                </w:rPrChange>
              </w:rPr>
              <w:t>216 (40.4)</w:t>
            </w:r>
          </w:p>
        </w:tc>
      </w:tr>
      <w:tr w:rsidR="00B9096D" w14:paraId="0CA32488" w14:textId="77777777">
        <w:trPr>
          <w:trHeight w:val="260"/>
        </w:trPr>
        <w:tc>
          <w:tcPr>
            <w:tcW w:w="4501" w:type="dxa"/>
          </w:tcPr>
          <w:p w14:paraId="0CA32484" w14:textId="77777777" w:rsidR="00B9096D" w:rsidRDefault="00000000">
            <w:pPr>
              <w:ind w:firstLine="172"/>
              <w:rPr>
                <w:color w:val="000000"/>
                <w:sz w:val="18"/>
                <w:szCs w:val="18"/>
              </w:rPr>
            </w:pPr>
            <w:r>
              <w:rPr>
                <w:rFonts w:eastAsia="DengXian"/>
                <w:color w:val="000000"/>
                <w:sz w:val="18"/>
                <w:szCs w:val="18"/>
                <w:lang w:eastAsia="ko-KR"/>
                <w:rPrChange w:id="469" w:author="Kayser, Georgia" w:date="2025-07-15T11:03:00Z">
                  <w:rPr/>
                </w:rPrChange>
              </w:rPr>
              <w:t>300m</w:t>
            </w:r>
          </w:p>
        </w:tc>
        <w:tc>
          <w:tcPr>
            <w:tcW w:w="1656" w:type="dxa"/>
          </w:tcPr>
          <w:p w14:paraId="0CA32485" w14:textId="77777777" w:rsidR="00B9096D" w:rsidRDefault="00000000">
            <w:pPr>
              <w:jc w:val="center"/>
              <w:rPr>
                <w:color w:val="000000"/>
                <w:sz w:val="18"/>
                <w:szCs w:val="18"/>
              </w:rPr>
            </w:pPr>
            <w:r>
              <w:rPr>
                <w:rFonts w:eastAsia="DengXian"/>
                <w:color w:val="000000"/>
                <w:sz w:val="18"/>
                <w:szCs w:val="18"/>
                <w:lang w:eastAsia="ko-KR"/>
                <w:rPrChange w:id="470" w:author="Kayser, Georgia" w:date="2025-07-15T11:03:00Z">
                  <w:rPr/>
                </w:rPrChange>
              </w:rPr>
              <w:t>135 (43.5)</w:t>
            </w:r>
          </w:p>
        </w:tc>
        <w:tc>
          <w:tcPr>
            <w:tcW w:w="1522" w:type="dxa"/>
          </w:tcPr>
          <w:p w14:paraId="0CA32486" w14:textId="77777777" w:rsidR="00B9096D" w:rsidRDefault="00000000">
            <w:pPr>
              <w:jc w:val="center"/>
              <w:rPr>
                <w:color w:val="000000"/>
                <w:sz w:val="18"/>
                <w:szCs w:val="18"/>
              </w:rPr>
            </w:pPr>
            <w:r>
              <w:rPr>
                <w:rFonts w:eastAsia="DengXian"/>
                <w:color w:val="000000"/>
                <w:sz w:val="18"/>
                <w:szCs w:val="18"/>
                <w:lang w:eastAsia="ko-KR"/>
                <w:rPrChange w:id="471" w:author="Kayser, Georgia" w:date="2025-07-15T11:03:00Z">
                  <w:rPr/>
                </w:rPrChange>
              </w:rPr>
              <w:t>163 (49.4)</w:t>
            </w:r>
          </w:p>
        </w:tc>
        <w:tc>
          <w:tcPr>
            <w:tcW w:w="1670" w:type="dxa"/>
          </w:tcPr>
          <w:p w14:paraId="0CA32487" w14:textId="77777777" w:rsidR="00B9096D" w:rsidRDefault="00000000">
            <w:pPr>
              <w:jc w:val="center"/>
              <w:rPr>
                <w:color w:val="000000"/>
                <w:sz w:val="18"/>
                <w:szCs w:val="18"/>
              </w:rPr>
            </w:pPr>
            <w:r>
              <w:rPr>
                <w:rFonts w:eastAsia="DengXian"/>
                <w:color w:val="000000"/>
                <w:sz w:val="18"/>
                <w:szCs w:val="18"/>
                <w:lang w:eastAsia="ko-KR"/>
                <w:rPrChange w:id="472" w:author="Kayser, Georgia" w:date="2025-07-15T11:03:00Z">
                  <w:rPr/>
                </w:rPrChange>
              </w:rPr>
              <w:t>263 (49.2)</w:t>
            </w:r>
          </w:p>
        </w:tc>
      </w:tr>
      <w:tr w:rsidR="00B9096D" w14:paraId="0CA3248D" w14:textId="77777777">
        <w:trPr>
          <w:trHeight w:val="260"/>
        </w:trPr>
        <w:tc>
          <w:tcPr>
            <w:tcW w:w="4501" w:type="dxa"/>
          </w:tcPr>
          <w:p w14:paraId="0CA32489" w14:textId="77777777" w:rsidR="00B9096D" w:rsidRDefault="00000000">
            <w:pPr>
              <w:ind w:firstLine="172"/>
              <w:rPr>
                <w:color w:val="000000"/>
                <w:sz w:val="18"/>
                <w:szCs w:val="18"/>
              </w:rPr>
            </w:pPr>
            <w:r>
              <w:rPr>
                <w:rFonts w:eastAsia="DengXian"/>
                <w:color w:val="000000"/>
                <w:sz w:val="18"/>
                <w:szCs w:val="18"/>
                <w:lang w:eastAsia="ko-KR"/>
                <w:rPrChange w:id="473" w:author="Kayser, Georgia" w:date="2025-07-15T11:03:00Z">
                  <w:rPr/>
                </w:rPrChange>
              </w:rPr>
              <w:t>500m</w:t>
            </w:r>
          </w:p>
        </w:tc>
        <w:tc>
          <w:tcPr>
            <w:tcW w:w="1656" w:type="dxa"/>
          </w:tcPr>
          <w:p w14:paraId="0CA3248A" w14:textId="77777777" w:rsidR="00B9096D" w:rsidRDefault="00000000">
            <w:pPr>
              <w:jc w:val="center"/>
              <w:rPr>
                <w:color w:val="000000"/>
                <w:sz w:val="18"/>
                <w:szCs w:val="18"/>
              </w:rPr>
            </w:pPr>
            <w:r>
              <w:rPr>
                <w:rFonts w:eastAsia="DengXian"/>
                <w:color w:val="000000"/>
                <w:sz w:val="18"/>
                <w:szCs w:val="18"/>
                <w:lang w:eastAsia="ko-KR"/>
                <w:rPrChange w:id="474" w:author="Kayser, Georgia" w:date="2025-07-15T11:03:00Z">
                  <w:rPr/>
                </w:rPrChange>
              </w:rPr>
              <w:t>194 (62.6)</w:t>
            </w:r>
          </w:p>
        </w:tc>
        <w:tc>
          <w:tcPr>
            <w:tcW w:w="1522" w:type="dxa"/>
          </w:tcPr>
          <w:p w14:paraId="0CA3248B" w14:textId="77777777" w:rsidR="00B9096D" w:rsidRDefault="00000000">
            <w:pPr>
              <w:jc w:val="center"/>
              <w:rPr>
                <w:color w:val="000000"/>
                <w:sz w:val="18"/>
                <w:szCs w:val="18"/>
              </w:rPr>
            </w:pPr>
            <w:r>
              <w:rPr>
                <w:rFonts w:eastAsia="DengXian"/>
                <w:color w:val="000000"/>
                <w:sz w:val="18"/>
                <w:szCs w:val="18"/>
                <w:lang w:eastAsia="ko-KR"/>
                <w:rPrChange w:id="475" w:author="Kayser, Georgia" w:date="2025-07-15T11:03:00Z">
                  <w:rPr/>
                </w:rPrChange>
              </w:rPr>
              <w:t>204 (61.8)</w:t>
            </w:r>
          </w:p>
        </w:tc>
        <w:tc>
          <w:tcPr>
            <w:tcW w:w="1670" w:type="dxa"/>
          </w:tcPr>
          <w:p w14:paraId="0CA3248C" w14:textId="77777777" w:rsidR="00B9096D" w:rsidRDefault="00000000">
            <w:pPr>
              <w:jc w:val="center"/>
              <w:rPr>
                <w:color w:val="000000"/>
                <w:sz w:val="18"/>
                <w:szCs w:val="18"/>
              </w:rPr>
            </w:pPr>
            <w:r>
              <w:rPr>
                <w:rFonts w:eastAsia="DengXian"/>
                <w:color w:val="000000"/>
                <w:sz w:val="18"/>
                <w:szCs w:val="18"/>
                <w:lang w:eastAsia="ko-KR"/>
                <w:rPrChange w:id="476" w:author="Kayser, Georgia" w:date="2025-07-15T11:03:00Z">
                  <w:rPr/>
                </w:rPrChange>
              </w:rPr>
              <w:t>340 (63.6)</w:t>
            </w:r>
          </w:p>
        </w:tc>
      </w:tr>
      <w:tr w:rsidR="00B9096D" w14:paraId="0CA32492" w14:textId="77777777">
        <w:trPr>
          <w:trHeight w:val="260"/>
        </w:trPr>
        <w:tc>
          <w:tcPr>
            <w:tcW w:w="4501" w:type="dxa"/>
          </w:tcPr>
          <w:p w14:paraId="0CA3248E" w14:textId="77777777" w:rsidR="00B9096D" w:rsidRDefault="00000000">
            <w:pPr>
              <w:ind w:firstLine="172"/>
              <w:rPr>
                <w:color w:val="000000"/>
                <w:sz w:val="18"/>
                <w:szCs w:val="18"/>
              </w:rPr>
            </w:pPr>
            <w:r>
              <w:rPr>
                <w:rFonts w:eastAsia="DengXian"/>
                <w:color w:val="000000"/>
                <w:sz w:val="18"/>
                <w:szCs w:val="18"/>
                <w:lang w:eastAsia="ko-KR"/>
                <w:rPrChange w:id="477" w:author="Kayser, Georgia" w:date="2025-07-15T11:03:00Z">
                  <w:rPr/>
                </w:rPrChange>
              </w:rPr>
              <w:t>1000m</w:t>
            </w:r>
          </w:p>
        </w:tc>
        <w:tc>
          <w:tcPr>
            <w:tcW w:w="1656" w:type="dxa"/>
          </w:tcPr>
          <w:p w14:paraId="0CA3248F" w14:textId="77777777" w:rsidR="00B9096D" w:rsidRDefault="00000000">
            <w:pPr>
              <w:jc w:val="center"/>
              <w:rPr>
                <w:color w:val="000000"/>
                <w:sz w:val="18"/>
                <w:szCs w:val="18"/>
              </w:rPr>
            </w:pPr>
            <w:r>
              <w:rPr>
                <w:rFonts w:eastAsia="DengXian"/>
                <w:color w:val="000000"/>
                <w:sz w:val="18"/>
                <w:szCs w:val="18"/>
                <w:lang w:eastAsia="ko-KR"/>
                <w:rPrChange w:id="478" w:author="Kayser, Georgia" w:date="2025-07-15T11:03:00Z">
                  <w:rPr/>
                </w:rPrChange>
              </w:rPr>
              <w:t>279 (90.0)</w:t>
            </w:r>
          </w:p>
        </w:tc>
        <w:tc>
          <w:tcPr>
            <w:tcW w:w="1522" w:type="dxa"/>
          </w:tcPr>
          <w:p w14:paraId="0CA32490" w14:textId="77777777" w:rsidR="00B9096D" w:rsidRDefault="00000000">
            <w:pPr>
              <w:jc w:val="center"/>
              <w:rPr>
                <w:color w:val="000000"/>
                <w:sz w:val="18"/>
                <w:szCs w:val="18"/>
              </w:rPr>
            </w:pPr>
            <w:r>
              <w:rPr>
                <w:rFonts w:eastAsia="DengXian"/>
                <w:color w:val="000000"/>
                <w:sz w:val="18"/>
                <w:szCs w:val="18"/>
                <w:lang w:eastAsia="ko-KR"/>
                <w:rPrChange w:id="479" w:author="Kayser, Georgia" w:date="2025-07-15T11:03:00Z">
                  <w:rPr/>
                </w:rPrChange>
              </w:rPr>
              <w:t>289 (87.6)</w:t>
            </w:r>
          </w:p>
        </w:tc>
        <w:tc>
          <w:tcPr>
            <w:tcW w:w="1670" w:type="dxa"/>
          </w:tcPr>
          <w:p w14:paraId="0CA32491" w14:textId="77777777" w:rsidR="00B9096D" w:rsidRDefault="00000000">
            <w:pPr>
              <w:jc w:val="center"/>
              <w:rPr>
                <w:color w:val="000000"/>
                <w:sz w:val="18"/>
                <w:szCs w:val="18"/>
              </w:rPr>
            </w:pPr>
            <w:r>
              <w:rPr>
                <w:rFonts w:eastAsia="DengXian"/>
                <w:color w:val="000000"/>
                <w:sz w:val="18"/>
                <w:szCs w:val="18"/>
                <w:lang w:eastAsia="ko-KR"/>
                <w:rPrChange w:id="480" w:author="Kayser, Georgia" w:date="2025-07-15T11:03:00Z">
                  <w:rPr/>
                </w:rPrChange>
              </w:rPr>
              <w:t>461 (86.2)</w:t>
            </w:r>
          </w:p>
        </w:tc>
      </w:tr>
      <w:tr w:rsidR="00B9096D" w14:paraId="0CA32497" w14:textId="77777777">
        <w:trPr>
          <w:trHeight w:val="260"/>
        </w:trPr>
        <w:tc>
          <w:tcPr>
            <w:tcW w:w="4501" w:type="dxa"/>
          </w:tcPr>
          <w:p w14:paraId="0CA32493" w14:textId="77777777" w:rsidR="00B9096D" w:rsidRDefault="00000000">
            <w:pPr>
              <w:rPr>
                <w:color w:val="000000"/>
                <w:sz w:val="18"/>
                <w:szCs w:val="18"/>
              </w:rPr>
            </w:pPr>
            <w:r>
              <w:rPr>
                <w:rFonts w:eastAsia="DengXian"/>
                <w:color w:val="000000"/>
                <w:sz w:val="18"/>
                <w:szCs w:val="18"/>
                <w:lang w:eastAsia="ko-KR"/>
                <w:rPrChange w:id="481" w:author="Kayser, Georgia" w:date="2025-07-15T11:03:00Z">
                  <w:rPr/>
                </w:rPrChange>
              </w:rPr>
              <w:t xml:space="preserve">NEPSY-II </w:t>
            </w:r>
            <w:ins w:id="482" w:author="Kayser, Georgia" w:date="2025-07-17T15:48:00Z">
              <w:r>
                <w:rPr>
                  <w:rFonts w:eastAsia="DengXian"/>
                  <w:color w:val="000000"/>
                  <w:sz w:val="18"/>
                  <w:szCs w:val="18"/>
                  <w:lang w:eastAsia="ko-KR"/>
                </w:rPr>
                <w:t>O</w:t>
              </w:r>
            </w:ins>
            <w:commentRangeStart w:id="483"/>
            <w:commentRangeStart w:id="484"/>
            <w:del w:id="485" w:author="Kayser, Georgia" w:date="2025-07-17T15:48:00Z">
              <w:r>
                <w:rPr>
                  <w:rFonts w:eastAsia="DengXian"/>
                  <w:color w:val="000000"/>
                  <w:sz w:val="18"/>
                  <w:szCs w:val="18"/>
                  <w:lang w:eastAsia="ko-KR"/>
                </w:rPr>
                <w:delText>domain/subdomains</w:delText>
              </w:r>
            </w:del>
            <w:commentRangeEnd w:id="483"/>
            <w:r>
              <w:commentReference w:id="483"/>
            </w:r>
            <w:commentRangeEnd w:id="484"/>
            <w:ins w:id="486" w:author="Kayser, Georgia" w:date="2025-07-17T15:30:00Z">
              <w:r>
                <w:commentReference w:id="484"/>
              </w:r>
              <w:r>
                <w:rPr>
                  <w:rFonts w:eastAsia="DengXian"/>
                  <w:color w:val="000000"/>
                  <w:sz w:val="18"/>
                  <w:szCs w:val="18"/>
                  <w:lang w:eastAsia="ko-KR"/>
                </w:rPr>
                <w:t>verall score</w:t>
              </w:r>
            </w:ins>
            <w:r>
              <w:rPr>
                <w:rFonts w:eastAsia="DengXian"/>
                <w:color w:val="000000"/>
                <w:sz w:val="18"/>
                <w:szCs w:val="18"/>
                <w:lang w:eastAsia="ko-KR"/>
                <w:rPrChange w:id="487" w:author="Kayser, Georgia" w:date="2025-07-15T11:03:00Z">
                  <w:rPr/>
                </w:rPrChange>
              </w:rPr>
              <w:t>, mean (SD)</w:t>
            </w:r>
          </w:p>
        </w:tc>
        <w:tc>
          <w:tcPr>
            <w:tcW w:w="1656" w:type="dxa"/>
          </w:tcPr>
          <w:p w14:paraId="0CA32494" w14:textId="77777777" w:rsidR="00B9096D" w:rsidRDefault="00000000">
            <w:pPr>
              <w:jc w:val="center"/>
              <w:rPr>
                <w:color w:val="000000"/>
                <w:sz w:val="18"/>
                <w:szCs w:val="18"/>
              </w:rPr>
            </w:pPr>
            <w:r>
              <w:rPr>
                <w:rFonts w:eastAsia="DengXian"/>
                <w:color w:val="000000"/>
                <w:sz w:val="18"/>
                <w:szCs w:val="18"/>
                <w:lang w:eastAsia="ko-KR"/>
                <w:rPrChange w:id="488" w:author="Kayser, Georgia" w:date="2025-07-15T11:03:00Z">
                  <w:rPr/>
                </w:rPrChange>
              </w:rPr>
              <w:t>7.9 (1.9)</w:t>
            </w:r>
          </w:p>
        </w:tc>
        <w:tc>
          <w:tcPr>
            <w:tcW w:w="1522" w:type="dxa"/>
          </w:tcPr>
          <w:p w14:paraId="0CA32495" w14:textId="77777777" w:rsidR="00B9096D" w:rsidRDefault="00000000">
            <w:pPr>
              <w:jc w:val="center"/>
              <w:rPr>
                <w:color w:val="000000"/>
                <w:sz w:val="18"/>
                <w:szCs w:val="18"/>
              </w:rPr>
            </w:pPr>
            <w:r>
              <w:rPr>
                <w:rFonts w:eastAsia="DengXian"/>
                <w:color w:val="000000"/>
                <w:sz w:val="18"/>
                <w:szCs w:val="18"/>
                <w:lang w:eastAsia="ko-KR"/>
                <w:rPrChange w:id="489" w:author="Kayser, Georgia" w:date="2025-07-15T11:03:00Z">
                  <w:rPr/>
                </w:rPrChange>
              </w:rPr>
              <w:t>7.7 (2.0)</w:t>
            </w:r>
          </w:p>
        </w:tc>
        <w:tc>
          <w:tcPr>
            <w:tcW w:w="1670" w:type="dxa"/>
          </w:tcPr>
          <w:p w14:paraId="0CA32496" w14:textId="77777777" w:rsidR="00B9096D" w:rsidRDefault="00000000">
            <w:pPr>
              <w:jc w:val="center"/>
              <w:rPr>
                <w:color w:val="000000"/>
                <w:sz w:val="18"/>
                <w:szCs w:val="18"/>
              </w:rPr>
            </w:pPr>
            <w:r>
              <w:rPr>
                <w:rFonts w:eastAsia="DengXian"/>
                <w:color w:val="000000"/>
                <w:sz w:val="18"/>
                <w:szCs w:val="18"/>
                <w:lang w:eastAsia="ko-KR"/>
                <w:rPrChange w:id="490" w:author="Kayser, Georgia" w:date="2025-07-15T11:03:00Z">
                  <w:rPr/>
                </w:rPrChange>
              </w:rPr>
              <w:t>8.0 (1.5)</w:t>
            </w:r>
          </w:p>
        </w:tc>
      </w:tr>
      <w:tr w:rsidR="00B9096D" w14:paraId="0CA3249C" w14:textId="77777777">
        <w:trPr>
          <w:trHeight w:val="260"/>
        </w:trPr>
        <w:tc>
          <w:tcPr>
            <w:tcW w:w="4501" w:type="dxa"/>
          </w:tcPr>
          <w:p w14:paraId="0CA32498" w14:textId="77777777" w:rsidR="00B9096D" w:rsidRDefault="00000000">
            <w:pPr>
              <w:rPr>
                <w:color w:val="000000"/>
                <w:sz w:val="18"/>
                <w:szCs w:val="18"/>
              </w:rPr>
            </w:pPr>
            <w:r>
              <w:rPr>
                <w:rFonts w:eastAsia="DengXian"/>
                <w:color w:val="000000"/>
                <w:sz w:val="18"/>
                <w:szCs w:val="18"/>
                <w:lang w:eastAsia="ko-KR"/>
                <w:rPrChange w:id="491" w:author="Kayser, Georgia" w:date="2025-07-15T11:03:00Z">
                  <w:rPr/>
                </w:rPrChange>
              </w:rPr>
              <w:t xml:space="preserve"> Attention/Inhibitory Control</w:t>
            </w:r>
            <w:ins w:id="492" w:author="Kayser, Georgia" w:date="2025-07-17T15:31:00Z">
              <w:r>
                <w:rPr>
                  <w:rFonts w:eastAsia="DengXian"/>
                  <w:color w:val="000000"/>
                  <w:sz w:val="18"/>
                  <w:szCs w:val="18"/>
                  <w:lang w:eastAsia="ko-KR"/>
                </w:rPr>
                <w:t>, mean (SD)</w:t>
              </w:r>
            </w:ins>
          </w:p>
        </w:tc>
        <w:tc>
          <w:tcPr>
            <w:tcW w:w="1656" w:type="dxa"/>
          </w:tcPr>
          <w:p w14:paraId="0CA32499" w14:textId="77777777" w:rsidR="00B9096D" w:rsidRDefault="00000000">
            <w:pPr>
              <w:jc w:val="center"/>
              <w:rPr>
                <w:color w:val="000000"/>
                <w:sz w:val="18"/>
                <w:szCs w:val="18"/>
              </w:rPr>
            </w:pPr>
            <w:r>
              <w:rPr>
                <w:rFonts w:eastAsia="DengXian"/>
                <w:color w:val="000000"/>
                <w:sz w:val="18"/>
                <w:szCs w:val="18"/>
                <w:lang w:eastAsia="ko-KR"/>
                <w:rPrChange w:id="493" w:author="Kayser, Georgia" w:date="2025-07-15T11:03:00Z">
                  <w:rPr/>
                </w:rPrChange>
              </w:rPr>
              <w:t>7.8 (2.2)</w:t>
            </w:r>
          </w:p>
        </w:tc>
        <w:tc>
          <w:tcPr>
            <w:tcW w:w="1522" w:type="dxa"/>
          </w:tcPr>
          <w:p w14:paraId="0CA3249A" w14:textId="77777777" w:rsidR="00B9096D" w:rsidRDefault="00000000">
            <w:pPr>
              <w:jc w:val="center"/>
              <w:rPr>
                <w:color w:val="000000"/>
                <w:sz w:val="18"/>
                <w:szCs w:val="18"/>
              </w:rPr>
            </w:pPr>
            <w:r>
              <w:rPr>
                <w:rFonts w:eastAsia="DengXian"/>
                <w:color w:val="000000"/>
                <w:sz w:val="18"/>
                <w:szCs w:val="18"/>
                <w:lang w:eastAsia="ko-KR"/>
                <w:rPrChange w:id="494" w:author="Kayser, Georgia" w:date="2025-07-15T11:03:00Z">
                  <w:rPr/>
                </w:rPrChange>
              </w:rPr>
              <w:t>8.0 (2.1)</w:t>
            </w:r>
          </w:p>
        </w:tc>
        <w:tc>
          <w:tcPr>
            <w:tcW w:w="1670" w:type="dxa"/>
          </w:tcPr>
          <w:p w14:paraId="0CA3249B" w14:textId="77777777" w:rsidR="00B9096D" w:rsidRDefault="00000000">
            <w:pPr>
              <w:jc w:val="center"/>
              <w:rPr>
                <w:color w:val="000000"/>
                <w:sz w:val="18"/>
                <w:szCs w:val="18"/>
              </w:rPr>
            </w:pPr>
            <w:r>
              <w:rPr>
                <w:rFonts w:eastAsia="DengXian"/>
                <w:color w:val="000000"/>
                <w:sz w:val="18"/>
                <w:szCs w:val="18"/>
                <w:lang w:eastAsia="ko-KR"/>
                <w:rPrChange w:id="495" w:author="Kayser, Georgia" w:date="2025-07-15T11:03:00Z">
                  <w:rPr/>
                </w:rPrChange>
              </w:rPr>
              <w:t>8.4 (2.2)</w:t>
            </w:r>
          </w:p>
        </w:tc>
      </w:tr>
      <w:tr w:rsidR="00B9096D" w14:paraId="0CA324A1" w14:textId="77777777">
        <w:trPr>
          <w:trHeight w:val="260"/>
        </w:trPr>
        <w:tc>
          <w:tcPr>
            <w:tcW w:w="4501" w:type="dxa"/>
          </w:tcPr>
          <w:p w14:paraId="0CA3249D" w14:textId="77777777" w:rsidR="00B9096D" w:rsidRDefault="00000000">
            <w:pPr>
              <w:ind w:firstLine="314"/>
              <w:rPr>
                <w:color w:val="000000"/>
                <w:sz w:val="18"/>
                <w:szCs w:val="18"/>
              </w:rPr>
            </w:pPr>
            <w:r>
              <w:rPr>
                <w:rFonts w:eastAsia="DengXian"/>
                <w:color w:val="000000"/>
                <w:sz w:val="18"/>
                <w:szCs w:val="18"/>
                <w:lang w:eastAsia="ko-KR"/>
                <w:rPrChange w:id="496" w:author="Kayser, Georgia" w:date="2025-07-15T11:03:00Z">
                  <w:rPr/>
                </w:rPrChange>
              </w:rPr>
              <w:t>Auditory attention combined (AAC)</w:t>
            </w:r>
          </w:p>
        </w:tc>
        <w:tc>
          <w:tcPr>
            <w:tcW w:w="1656" w:type="dxa"/>
          </w:tcPr>
          <w:p w14:paraId="0CA3249E" w14:textId="77777777" w:rsidR="00B9096D" w:rsidRDefault="00000000">
            <w:pPr>
              <w:jc w:val="center"/>
              <w:rPr>
                <w:color w:val="000000"/>
                <w:sz w:val="18"/>
                <w:szCs w:val="18"/>
              </w:rPr>
            </w:pPr>
            <w:r>
              <w:rPr>
                <w:rFonts w:eastAsia="DengXian"/>
                <w:color w:val="000000"/>
                <w:sz w:val="18"/>
                <w:szCs w:val="18"/>
                <w:lang w:eastAsia="ko-KR"/>
                <w:rPrChange w:id="497" w:author="Kayser, Georgia" w:date="2025-07-15T11:03:00Z">
                  <w:rPr/>
                </w:rPrChange>
              </w:rPr>
              <w:t>8.2 (3.4)</w:t>
            </w:r>
          </w:p>
        </w:tc>
        <w:tc>
          <w:tcPr>
            <w:tcW w:w="1522" w:type="dxa"/>
          </w:tcPr>
          <w:p w14:paraId="0CA3249F" w14:textId="77777777" w:rsidR="00B9096D" w:rsidRDefault="00000000">
            <w:pPr>
              <w:jc w:val="center"/>
              <w:rPr>
                <w:color w:val="000000"/>
                <w:sz w:val="18"/>
                <w:szCs w:val="18"/>
              </w:rPr>
            </w:pPr>
            <w:r>
              <w:rPr>
                <w:rFonts w:eastAsia="DengXian"/>
                <w:color w:val="000000"/>
                <w:sz w:val="18"/>
                <w:szCs w:val="18"/>
                <w:lang w:eastAsia="ko-KR"/>
                <w:rPrChange w:id="498" w:author="Kayser, Georgia" w:date="2025-07-15T11:03:00Z">
                  <w:rPr/>
                </w:rPrChange>
              </w:rPr>
              <w:t>8.5 (3.8)</w:t>
            </w:r>
          </w:p>
        </w:tc>
        <w:tc>
          <w:tcPr>
            <w:tcW w:w="1670" w:type="dxa"/>
          </w:tcPr>
          <w:p w14:paraId="0CA324A0" w14:textId="77777777" w:rsidR="00B9096D" w:rsidRDefault="00000000">
            <w:pPr>
              <w:jc w:val="center"/>
              <w:rPr>
                <w:color w:val="000000"/>
                <w:sz w:val="18"/>
                <w:szCs w:val="18"/>
              </w:rPr>
            </w:pPr>
            <w:r>
              <w:rPr>
                <w:rFonts w:eastAsia="DengXian"/>
                <w:color w:val="000000"/>
                <w:sz w:val="18"/>
                <w:szCs w:val="18"/>
                <w:lang w:eastAsia="ko-KR"/>
                <w:rPrChange w:id="499" w:author="Kayser, Georgia" w:date="2025-07-15T11:03:00Z">
                  <w:rPr/>
                </w:rPrChange>
              </w:rPr>
              <w:t>9.6 (3.4)</w:t>
            </w:r>
          </w:p>
        </w:tc>
      </w:tr>
      <w:tr w:rsidR="00B9096D" w14:paraId="0CA324A6" w14:textId="77777777">
        <w:trPr>
          <w:trHeight w:val="260"/>
        </w:trPr>
        <w:tc>
          <w:tcPr>
            <w:tcW w:w="4501" w:type="dxa"/>
          </w:tcPr>
          <w:p w14:paraId="0CA324A2" w14:textId="77777777" w:rsidR="00B9096D" w:rsidRDefault="00000000">
            <w:pPr>
              <w:ind w:firstLine="314"/>
              <w:rPr>
                <w:color w:val="000000"/>
                <w:sz w:val="18"/>
                <w:szCs w:val="18"/>
              </w:rPr>
            </w:pPr>
            <w:r>
              <w:rPr>
                <w:rFonts w:eastAsia="DengXian"/>
                <w:color w:val="000000"/>
                <w:sz w:val="18"/>
                <w:szCs w:val="18"/>
                <w:lang w:eastAsia="ko-KR"/>
                <w:rPrChange w:id="500" w:author="Kayser, Georgia" w:date="2025-07-15T11:03:00Z">
                  <w:rPr/>
                </w:rPrChange>
              </w:rPr>
              <w:t>Response set combined (RSC)</w:t>
            </w:r>
          </w:p>
        </w:tc>
        <w:tc>
          <w:tcPr>
            <w:tcW w:w="1656" w:type="dxa"/>
          </w:tcPr>
          <w:p w14:paraId="0CA324A3" w14:textId="77777777" w:rsidR="00B9096D" w:rsidRDefault="00000000">
            <w:pPr>
              <w:jc w:val="center"/>
              <w:rPr>
                <w:color w:val="000000"/>
                <w:sz w:val="18"/>
                <w:szCs w:val="18"/>
              </w:rPr>
            </w:pPr>
            <w:r>
              <w:rPr>
                <w:rFonts w:eastAsia="DengXian"/>
                <w:color w:val="000000"/>
                <w:sz w:val="18"/>
                <w:szCs w:val="18"/>
                <w:lang w:eastAsia="ko-KR"/>
                <w:rPrChange w:id="501" w:author="Kayser, Georgia" w:date="2025-07-15T11:03:00Z">
                  <w:rPr/>
                </w:rPrChange>
              </w:rPr>
              <w:t>8.8 (3.2)</w:t>
            </w:r>
          </w:p>
        </w:tc>
        <w:tc>
          <w:tcPr>
            <w:tcW w:w="1522" w:type="dxa"/>
          </w:tcPr>
          <w:p w14:paraId="0CA324A4" w14:textId="77777777" w:rsidR="00B9096D" w:rsidRDefault="00000000">
            <w:pPr>
              <w:jc w:val="center"/>
              <w:rPr>
                <w:color w:val="000000"/>
                <w:sz w:val="18"/>
                <w:szCs w:val="18"/>
              </w:rPr>
            </w:pPr>
            <w:r>
              <w:rPr>
                <w:rFonts w:eastAsia="DengXian"/>
                <w:color w:val="000000"/>
                <w:sz w:val="18"/>
                <w:szCs w:val="18"/>
                <w:lang w:eastAsia="ko-KR"/>
                <w:rPrChange w:id="502" w:author="Kayser, Georgia" w:date="2025-07-15T11:03:00Z">
                  <w:rPr/>
                </w:rPrChange>
              </w:rPr>
              <w:t>9.4 (3.0)</w:t>
            </w:r>
          </w:p>
        </w:tc>
        <w:tc>
          <w:tcPr>
            <w:tcW w:w="1670" w:type="dxa"/>
          </w:tcPr>
          <w:p w14:paraId="0CA324A5" w14:textId="77777777" w:rsidR="00B9096D" w:rsidRDefault="00000000">
            <w:pPr>
              <w:jc w:val="center"/>
              <w:rPr>
                <w:color w:val="000000"/>
                <w:sz w:val="18"/>
                <w:szCs w:val="18"/>
              </w:rPr>
            </w:pPr>
            <w:r>
              <w:rPr>
                <w:rFonts w:eastAsia="DengXian"/>
                <w:color w:val="000000"/>
                <w:sz w:val="18"/>
                <w:szCs w:val="18"/>
                <w:lang w:eastAsia="ko-KR"/>
                <w:rPrChange w:id="503" w:author="Kayser, Georgia" w:date="2025-07-15T11:03:00Z">
                  <w:rPr/>
                </w:rPrChange>
              </w:rPr>
              <w:t>9.7 (2.8)</w:t>
            </w:r>
          </w:p>
        </w:tc>
      </w:tr>
      <w:tr w:rsidR="00B9096D" w14:paraId="0CA324AB" w14:textId="77777777">
        <w:trPr>
          <w:trHeight w:val="260"/>
        </w:trPr>
        <w:tc>
          <w:tcPr>
            <w:tcW w:w="4501" w:type="dxa"/>
          </w:tcPr>
          <w:p w14:paraId="0CA324A7" w14:textId="77777777" w:rsidR="00B9096D" w:rsidRDefault="00000000">
            <w:pPr>
              <w:ind w:firstLine="314"/>
              <w:rPr>
                <w:color w:val="000000"/>
                <w:sz w:val="18"/>
                <w:szCs w:val="18"/>
              </w:rPr>
            </w:pPr>
            <w:r>
              <w:rPr>
                <w:rFonts w:eastAsia="DengXian"/>
                <w:color w:val="000000"/>
                <w:sz w:val="18"/>
                <w:szCs w:val="18"/>
                <w:lang w:eastAsia="ko-KR"/>
                <w:rPrChange w:id="504" w:author="Kayser, Georgia" w:date="2025-07-15T11:03:00Z">
                  <w:rPr/>
                </w:rPrChange>
              </w:rPr>
              <w:t>Inhibition-inhibition combined (IIC)</w:t>
            </w:r>
          </w:p>
        </w:tc>
        <w:tc>
          <w:tcPr>
            <w:tcW w:w="1656" w:type="dxa"/>
          </w:tcPr>
          <w:p w14:paraId="0CA324A8" w14:textId="77777777" w:rsidR="00B9096D" w:rsidRDefault="00000000">
            <w:pPr>
              <w:jc w:val="center"/>
              <w:rPr>
                <w:color w:val="000000"/>
                <w:sz w:val="18"/>
                <w:szCs w:val="18"/>
              </w:rPr>
            </w:pPr>
            <w:r>
              <w:rPr>
                <w:rFonts w:eastAsia="DengXian"/>
                <w:color w:val="000000"/>
                <w:sz w:val="18"/>
                <w:szCs w:val="18"/>
                <w:lang w:eastAsia="ko-KR"/>
                <w:rPrChange w:id="505" w:author="Kayser, Georgia" w:date="2025-07-15T11:03:00Z">
                  <w:rPr/>
                </w:rPrChange>
              </w:rPr>
              <w:t>7.1 (3.1)</w:t>
            </w:r>
          </w:p>
        </w:tc>
        <w:tc>
          <w:tcPr>
            <w:tcW w:w="1522" w:type="dxa"/>
          </w:tcPr>
          <w:p w14:paraId="0CA324A9" w14:textId="77777777" w:rsidR="00B9096D" w:rsidRDefault="00000000">
            <w:pPr>
              <w:jc w:val="center"/>
              <w:rPr>
                <w:color w:val="000000"/>
                <w:sz w:val="18"/>
                <w:szCs w:val="18"/>
              </w:rPr>
            </w:pPr>
            <w:r>
              <w:rPr>
                <w:rFonts w:eastAsia="DengXian"/>
                <w:color w:val="000000"/>
                <w:sz w:val="18"/>
                <w:szCs w:val="18"/>
                <w:lang w:eastAsia="ko-KR"/>
                <w:rPrChange w:id="506" w:author="Kayser, Georgia" w:date="2025-07-15T11:03:00Z">
                  <w:rPr/>
                </w:rPrChange>
              </w:rPr>
              <w:t>6.6 (3.2)</w:t>
            </w:r>
          </w:p>
        </w:tc>
        <w:tc>
          <w:tcPr>
            <w:tcW w:w="1670" w:type="dxa"/>
          </w:tcPr>
          <w:p w14:paraId="0CA324AA" w14:textId="77777777" w:rsidR="00B9096D" w:rsidRDefault="00000000">
            <w:pPr>
              <w:jc w:val="center"/>
              <w:rPr>
                <w:color w:val="000000"/>
                <w:sz w:val="18"/>
                <w:szCs w:val="18"/>
              </w:rPr>
            </w:pPr>
            <w:r>
              <w:rPr>
                <w:rFonts w:eastAsia="DengXian"/>
                <w:color w:val="000000"/>
                <w:sz w:val="18"/>
                <w:szCs w:val="18"/>
                <w:lang w:eastAsia="ko-KR"/>
                <w:rPrChange w:id="507" w:author="Kayser, Georgia" w:date="2025-07-15T11:03:00Z">
                  <w:rPr/>
                </w:rPrChange>
              </w:rPr>
              <w:t>6.8 (3.2)</w:t>
            </w:r>
          </w:p>
        </w:tc>
      </w:tr>
      <w:tr w:rsidR="00B9096D" w14:paraId="0CA324B0" w14:textId="77777777">
        <w:trPr>
          <w:trHeight w:val="260"/>
        </w:trPr>
        <w:tc>
          <w:tcPr>
            <w:tcW w:w="4501" w:type="dxa"/>
          </w:tcPr>
          <w:p w14:paraId="0CA324AC" w14:textId="77777777" w:rsidR="00B9096D" w:rsidRDefault="00000000">
            <w:pPr>
              <w:ind w:firstLine="314"/>
              <w:rPr>
                <w:color w:val="000000"/>
                <w:sz w:val="18"/>
                <w:szCs w:val="18"/>
              </w:rPr>
            </w:pPr>
            <w:r>
              <w:rPr>
                <w:rFonts w:eastAsia="DengXian"/>
                <w:color w:val="000000"/>
                <w:sz w:val="18"/>
                <w:szCs w:val="18"/>
                <w:lang w:eastAsia="ko-KR"/>
                <w:rPrChange w:id="508" w:author="Kayser, Georgia" w:date="2025-07-15T11:03:00Z">
                  <w:rPr/>
                </w:rPrChange>
              </w:rPr>
              <w:t>Inhibition-naming combined (INC)</w:t>
            </w:r>
          </w:p>
        </w:tc>
        <w:tc>
          <w:tcPr>
            <w:tcW w:w="1656" w:type="dxa"/>
          </w:tcPr>
          <w:p w14:paraId="0CA324AD" w14:textId="77777777" w:rsidR="00B9096D" w:rsidRDefault="00000000">
            <w:pPr>
              <w:jc w:val="center"/>
              <w:rPr>
                <w:color w:val="000000"/>
                <w:sz w:val="18"/>
                <w:szCs w:val="18"/>
              </w:rPr>
            </w:pPr>
            <w:r>
              <w:rPr>
                <w:rFonts w:eastAsia="DengXian"/>
                <w:color w:val="000000"/>
                <w:sz w:val="18"/>
                <w:szCs w:val="18"/>
                <w:lang w:eastAsia="ko-KR"/>
                <w:rPrChange w:id="509" w:author="Kayser, Georgia" w:date="2025-07-15T11:03:00Z">
                  <w:rPr/>
                </w:rPrChange>
              </w:rPr>
              <w:t>7.1 (3.7)</w:t>
            </w:r>
          </w:p>
        </w:tc>
        <w:tc>
          <w:tcPr>
            <w:tcW w:w="1522" w:type="dxa"/>
          </w:tcPr>
          <w:p w14:paraId="0CA324AE" w14:textId="77777777" w:rsidR="00B9096D" w:rsidRDefault="00000000">
            <w:pPr>
              <w:jc w:val="center"/>
              <w:rPr>
                <w:color w:val="000000"/>
                <w:sz w:val="18"/>
                <w:szCs w:val="18"/>
              </w:rPr>
            </w:pPr>
            <w:r>
              <w:rPr>
                <w:rFonts w:eastAsia="DengXian"/>
                <w:color w:val="000000"/>
                <w:sz w:val="18"/>
                <w:szCs w:val="18"/>
                <w:lang w:eastAsia="ko-KR"/>
                <w:rPrChange w:id="510" w:author="Kayser, Georgia" w:date="2025-07-15T11:03:00Z">
                  <w:rPr/>
                </w:rPrChange>
              </w:rPr>
              <w:t>6.3 (2.8)</w:t>
            </w:r>
          </w:p>
        </w:tc>
        <w:tc>
          <w:tcPr>
            <w:tcW w:w="1670" w:type="dxa"/>
          </w:tcPr>
          <w:p w14:paraId="0CA324AF" w14:textId="77777777" w:rsidR="00B9096D" w:rsidRDefault="00000000">
            <w:pPr>
              <w:jc w:val="center"/>
              <w:rPr>
                <w:color w:val="000000"/>
                <w:sz w:val="18"/>
                <w:szCs w:val="18"/>
              </w:rPr>
            </w:pPr>
            <w:r>
              <w:rPr>
                <w:rFonts w:eastAsia="DengXian"/>
                <w:color w:val="000000"/>
                <w:sz w:val="18"/>
                <w:szCs w:val="18"/>
                <w:lang w:eastAsia="ko-KR"/>
                <w:rPrChange w:id="511" w:author="Kayser, Georgia" w:date="2025-07-15T11:03:00Z">
                  <w:rPr/>
                </w:rPrChange>
              </w:rPr>
              <w:t>6.5 (3.0)</w:t>
            </w:r>
          </w:p>
        </w:tc>
      </w:tr>
      <w:tr w:rsidR="00B9096D" w14:paraId="0CA324B5" w14:textId="77777777">
        <w:trPr>
          <w:trHeight w:val="260"/>
        </w:trPr>
        <w:tc>
          <w:tcPr>
            <w:tcW w:w="4501" w:type="dxa"/>
          </w:tcPr>
          <w:p w14:paraId="0CA324B1" w14:textId="77777777" w:rsidR="00B9096D" w:rsidRDefault="00000000">
            <w:pPr>
              <w:ind w:firstLine="314"/>
              <w:rPr>
                <w:color w:val="000000"/>
                <w:sz w:val="18"/>
                <w:szCs w:val="18"/>
              </w:rPr>
            </w:pPr>
            <w:r>
              <w:rPr>
                <w:rFonts w:eastAsia="DengXian"/>
                <w:color w:val="000000"/>
                <w:sz w:val="18"/>
                <w:szCs w:val="18"/>
                <w:lang w:eastAsia="ko-KR"/>
                <w:rPrChange w:id="512" w:author="Kayser, Georgia" w:date="2025-07-15T11:03:00Z">
                  <w:rPr/>
                </w:rPrChange>
              </w:rPr>
              <w:t>Inhibition-switching combined (ISC)</w:t>
            </w:r>
          </w:p>
        </w:tc>
        <w:tc>
          <w:tcPr>
            <w:tcW w:w="1656" w:type="dxa"/>
          </w:tcPr>
          <w:p w14:paraId="0CA324B2" w14:textId="77777777" w:rsidR="00B9096D" w:rsidRDefault="00000000">
            <w:pPr>
              <w:jc w:val="center"/>
              <w:rPr>
                <w:color w:val="000000"/>
                <w:sz w:val="18"/>
                <w:szCs w:val="18"/>
              </w:rPr>
            </w:pPr>
            <w:r>
              <w:rPr>
                <w:rFonts w:eastAsia="DengXian"/>
                <w:color w:val="000000"/>
                <w:sz w:val="18"/>
                <w:szCs w:val="18"/>
                <w:lang w:eastAsia="ko-KR"/>
                <w:rPrChange w:id="513" w:author="Kayser, Georgia" w:date="2025-07-15T11:03:00Z">
                  <w:rPr/>
                </w:rPrChange>
              </w:rPr>
              <w:t>7.0 (2.6)</w:t>
            </w:r>
          </w:p>
        </w:tc>
        <w:tc>
          <w:tcPr>
            <w:tcW w:w="1522" w:type="dxa"/>
          </w:tcPr>
          <w:p w14:paraId="0CA324B3" w14:textId="77777777" w:rsidR="00B9096D" w:rsidRDefault="00000000">
            <w:pPr>
              <w:jc w:val="center"/>
              <w:rPr>
                <w:color w:val="000000"/>
                <w:sz w:val="18"/>
                <w:szCs w:val="18"/>
              </w:rPr>
            </w:pPr>
            <w:r>
              <w:rPr>
                <w:rFonts w:eastAsia="DengXian"/>
                <w:color w:val="000000"/>
                <w:sz w:val="18"/>
                <w:szCs w:val="18"/>
                <w:lang w:eastAsia="ko-KR"/>
                <w:rPrChange w:id="514" w:author="Kayser, Georgia" w:date="2025-07-15T11:03:00Z">
                  <w:rPr/>
                </w:rPrChange>
              </w:rPr>
              <w:t>7.5 (2.7)</w:t>
            </w:r>
          </w:p>
        </w:tc>
        <w:tc>
          <w:tcPr>
            <w:tcW w:w="1670" w:type="dxa"/>
          </w:tcPr>
          <w:p w14:paraId="0CA324B4" w14:textId="77777777" w:rsidR="00B9096D" w:rsidRDefault="00000000">
            <w:pPr>
              <w:jc w:val="center"/>
              <w:rPr>
                <w:color w:val="000000"/>
                <w:sz w:val="18"/>
                <w:szCs w:val="18"/>
              </w:rPr>
            </w:pPr>
            <w:r>
              <w:rPr>
                <w:rFonts w:eastAsia="DengXian"/>
                <w:color w:val="000000"/>
                <w:sz w:val="18"/>
                <w:szCs w:val="18"/>
                <w:lang w:eastAsia="ko-KR"/>
                <w:rPrChange w:id="515" w:author="Kayser, Georgia" w:date="2025-07-15T11:03:00Z">
                  <w:rPr/>
                </w:rPrChange>
              </w:rPr>
              <w:t>7.5 (3.2)</w:t>
            </w:r>
          </w:p>
        </w:tc>
      </w:tr>
      <w:tr w:rsidR="00B9096D" w14:paraId="0CA324BA" w14:textId="77777777">
        <w:trPr>
          <w:trHeight w:val="260"/>
        </w:trPr>
        <w:tc>
          <w:tcPr>
            <w:tcW w:w="4501" w:type="dxa"/>
          </w:tcPr>
          <w:p w14:paraId="0CA324B6" w14:textId="77777777" w:rsidR="00B9096D" w:rsidRDefault="00000000">
            <w:pPr>
              <w:ind w:firstLine="172"/>
              <w:rPr>
                <w:color w:val="000000"/>
                <w:sz w:val="18"/>
                <w:szCs w:val="18"/>
              </w:rPr>
            </w:pPr>
            <w:r>
              <w:rPr>
                <w:rFonts w:eastAsia="DengXian"/>
                <w:color w:val="000000"/>
                <w:sz w:val="18"/>
                <w:szCs w:val="18"/>
                <w:lang w:eastAsia="ko-KR"/>
                <w:rPrChange w:id="516" w:author="Kayser, Georgia" w:date="2025-07-15T11:03:00Z">
                  <w:rPr/>
                </w:rPrChange>
              </w:rPr>
              <w:t>Language</w:t>
            </w:r>
          </w:p>
        </w:tc>
        <w:tc>
          <w:tcPr>
            <w:tcW w:w="1656" w:type="dxa"/>
          </w:tcPr>
          <w:p w14:paraId="0CA324B7" w14:textId="77777777" w:rsidR="00B9096D" w:rsidRDefault="00000000">
            <w:pPr>
              <w:jc w:val="center"/>
              <w:rPr>
                <w:color w:val="000000"/>
                <w:sz w:val="18"/>
                <w:szCs w:val="18"/>
              </w:rPr>
            </w:pPr>
            <w:r>
              <w:rPr>
                <w:rFonts w:eastAsia="DengXian"/>
                <w:color w:val="000000"/>
                <w:sz w:val="18"/>
                <w:szCs w:val="18"/>
                <w:lang w:eastAsia="ko-KR"/>
                <w:rPrChange w:id="517" w:author="Kayser, Georgia" w:date="2025-07-15T11:03:00Z">
                  <w:rPr/>
                </w:rPrChange>
              </w:rPr>
              <w:t>6.6 (2.4)</w:t>
            </w:r>
          </w:p>
        </w:tc>
        <w:tc>
          <w:tcPr>
            <w:tcW w:w="1522" w:type="dxa"/>
          </w:tcPr>
          <w:p w14:paraId="0CA324B8" w14:textId="77777777" w:rsidR="00B9096D" w:rsidRDefault="00000000">
            <w:pPr>
              <w:jc w:val="center"/>
              <w:rPr>
                <w:color w:val="000000"/>
                <w:sz w:val="18"/>
                <w:szCs w:val="18"/>
              </w:rPr>
            </w:pPr>
            <w:r>
              <w:rPr>
                <w:rFonts w:eastAsia="DengXian"/>
                <w:color w:val="000000"/>
                <w:sz w:val="18"/>
                <w:szCs w:val="18"/>
                <w:lang w:eastAsia="ko-KR"/>
                <w:rPrChange w:id="518" w:author="Kayser, Georgia" w:date="2025-07-15T11:03:00Z">
                  <w:rPr/>
                </w:rPrChange>
              </w:rPr>
              <w:t>NA</w:t>
            </w:r>
          </w:p>
        </w:tc>
        <w:tc>
          <w:tcPr>
            <w:tcW w:w="1670" w:type="dxa"/>
          </w:tcPr>
          <w:p w14:paraId="0CA324B9" w14:textId="77777777" w:rsidR="00B9096D" w:rsidRDefault="00000000">
            <w:pPr>
              <w:jc w:val="center"/>
              <w:rPr>
                <w:color w:val="000000"/>
                <w:sz w:val="18"/>
                <w:szCs w:val="18"/>
              </w:rPr>
            </w:pPr>
            <w:r>
              <w:rPr>
                <w:rFonts w:eastAsia="DengXian"/>
                <w:color w:val="000000"/>
                <w:sz w:val="18"/>
                <w:szCs w:val="18"/>
                <w:lang w:eastAsia="ko-KR"/>
                <w:rPrChange w:id="519" w:author="Kayser, Georgia" w:date="2025-07-15T11:03:00Z">
                  <w:rPr/>
                </w:rPrChange>
              </w:rPr>
              <w:t>7.0 (2.0)</w:t>
            </w:r>
          </w:p>
        </w:tc>
      </w:tr>
      <w:tr w:rsidR="00B9096D" w14:paraId="0CA324BF" w14:textId="77777777">
        <w:trPr>
          <w:trHeight w:val="260"/>
        </w:trPr>
        <w:tc>
          <w:tcPr>
            <w:tcW w:w="4501" w:type="dxa"/>
          </w:tcPr>
          <w:p w14:paraId="0CA324BB" w14:textId="77777777" w:rsidR="00B9096D" w:rsidRDefault="00000000">
            <w:pPr>
              <w:ind w:left="314"/>
              <w:rPr>
                <w:color w:val="000000"/>
                <w:sz w:val="18"/>
                <w:szCs w:val="18"/>
              </w:rPr>
            </w:pPr>
            <w:r>
              <w:rPr>
                <w:rFonts w:eastAsia="DengXian"/>
                <w:color w:val="000000"/>
                <w:sz w:val="18"/>
                <w:szCs w:val="18"/>
                <w:lang w:eastAsia="ko-KR"/>
                <w:rPrChange w:id="520" w:author="Kayser, Georgia" w:date="2025-07-15T11:03:00Z">
                  <w:rPr/>
                </w:rPrChange>
              </w:rPr>
              <w:t>Comprehension of instruction total score (CITS)</w:t>
            </w:r>
          </w:p>
        </w:tc>
        <w:tc>
          <w:tcPr>
            <w:tcW w:w="1656" w:type="dxa"/>
          </w:tcPr>
          <w:p w14:paraId="0CA324BC" w14:textId="77777777" w:rsidR="00B9096D" w:rsidRDefault="00000000">
            <w:pPr>
              <w:jc w:val="center"/>
              <w:rPr>
                <w:color w:val="000000"/>
                <w:sz w:val="18"/>
                <w:szCs w:val="18"/>
              </w:rPr>
            </w:pPr>
            <w:r>
              <w:rPr>
                <w:rFonts w:eastAsia="DengXian"/>
                <w:color w:val="000000"/>
                <w:sz w:val="18"/>
                <w:szCs w:val="18"/>
                <w:lang w:eastAsia="ko-KR"/>
                <w:rPrChange w:id="521" w:author="Kayser, Georgia" w:date="2025-07-15T11:03:00Z">
                  <w:rPr/>
                </w:rPrChange>
              </w:rPr>
              <w:t>7.3 (2.9)</w:t>
            </w:r>
          </w:p>
        </w:tc>
        <w:tc>
          <w:tcPr>
            <w:tcW w:w="1522" w:type="dxa"/>
          </w:tcPr>
          <w:p w14:paraId="0CA324BD" w14:textId="77777777" w:rsidR="00B9096D" w:rsidRDefault="00000000">
            <w:pPr>
              <w:jc w:val="center"/>
              <w:rPr>
                <w:color w:val="000000"/>
                <w:sz w:val="18"/>
                <w:szCs w:val="18"/>
              </w:rPr>
            </w:pPr>
            <w:r>
              <w:rPr>
                <w:rFonts w:eastAsia="DengXian"/>
                <w:color w:val="000000"/>
                <w:sz w:val="18"/>
                <w:szCs w:val="18"/>
                <w:lang w:eastAsia="ko-KR"/>
                <w:rPrChange w:id="522" w:author="Kayser, Georgia" w:date="2025-07-15T11:03:00Z">
                  <w:rPr/>
                </w:rPrChange>
              </w:rPr>
              <w:t>NA</w:t>
            </w:r>
          </w:p>
        </w:tc>
        <w:tc>
          <w:tcPr>
            <w:tcW w:w="1670" w:type="dxa"/>
          </w:tcPr>
          <w:p w14:paraId="0CA324BE" w14:textId="77777777" w:rsidR="00B9096D" w:rsidRDefault="00000000">
            <w:pPr>
              <w:jc w:val="center"/>
              <w:rPr>
                <w:color w:val="000000"/>
                <w:sz w:val="18"/>
                <w:szCs w:val="18"/>
              </w:rPr>
            </w:pPr>
            <w:r>
              <w:rPr>
                <w:rFonts w:eastAsia="DengXian"/>
                <w:color w:val="000000"/>
                <w:sz w:val="18"/>
                <w:szCs w:val="18"/>
                <w:lang w:eastAsia="ko-KR"/>
                <w:rPrChange w:id="523" w:author="Kayser, Georgia" w:date="2025-07-15T11:03:00Z">
                  <w:rPr/>
                </w:rPrChange>
              </w:rPr>
              <w:t>6.3 (2.6)</w:t>
            </w:r>
          </w:p>
        </w:tc>
      </w:tr>
      <w:tr w:rsidR="00B9096D" w14:paraId="0CA324C4" w14:textId="77777777">
        <w:trPr>
          <w:trHeight w:val="260"/>
        </w:trPr>
        <w:tc>
          <w:tcPr>
            <w:tcW w:w="4501" w:type="dxa"/>
          </w:tcPr>
          <w:p w14:paraId="0CA324C0" w14:textId="77777777" w:rsidR="00B9096D" w:rsidRDefault="00000000">
            <w:pPr>
              <w:ind w:left="314"/>
              <w:rPr>
                <w:color w:val="000000"/>
                <w:sz w:val="18"/>
                <w:szCs w:val="18"/>
              </w:rPr>
            </w:pPr>
            <w:r>
              <w:rPr>
                <w:rFonts w:eastAsia="DengXian"/>
                <w:color w:val="000000"/>
                <w:sz w:val="18"/>
                <w:szCs w:val="18"/>
                <w:lang w:eastAsia="ko-KR"/>
                <w:rPrChange w:id="524" w:author="Kayser, Georgia" w:date="2025-07-15T11:03:00Z">
                  <w:rPr/>
                </w:rPrChange>
              </w:rPr>
              <w:t>Speed naming combined (SNC)</w:t>
            </w:r>
          </w:p>
        </w:tc>
        <w:tc>
          <w:tcPr>
            <w:tcW w:w="1656" w:type="dxa"/>
          </w:tcPr>
          <w:p w14:paraId="0CA324C1" w14:textId="77777777" w:rsidR="00B9096D" w:rsidRDefault="00000000">
            <w:pPr>
              <w:jc w:val="center"/>
              <w:rPr>
                <w:color w:val="000000"/>
                <w:sz w:val="18"/>
                <w:szCs w:val="18"/>
              </w:rPr>
            </w:pPr>
            <w:r>
              <w:rPr>
                <w:rFonts w:eastAsia="DengXian"/>
                <w:color w:val="000000"/>
                <w:sz w:val="18"/>
                <w:szCs w:val="18"/>
                <w:lang w:eastAsia="ko-KR"/>
                <w:rPrChange w:id="525" w:author="Kayser, Georgia" w:date="2025-07-15T11:03:00Z">
                  <w:rPr/>
                </w:rPrChange>
              </w:rPr>
              <w:t>5.9 (3.0)</w:t>
            </w:r>
          </w:p>
        </w:tc>
        <w:tc>
          <w:tcPr>
            <w:tcW w:w="1522" w:type="dxa"/>
          </w:tcPr>
          <w:p w14:paraId="0CA324C2" w14:textId="77777777" w:rsidR="00B9096D" w:rsidRDefault="00000000">
            <w:pPr>
              <w:jc w:val="center"/>
              <w:rPr>
                <w:color w:val="000000"/>
                <w:sz w:val="18"/>
                <w:szCs w:val="18"/>
              </w:rPr>
            </w:pPr>
            <w:r>
              <w:rPr>
                <w:rFonts w:eastAsia="DengXian"/>
                <w:color w:val="000000"/>
                <w:sz w:val="18"/>
                <w:szCs w:val="18"/>
                <w:lang w:eastAsia="ko-KR"/>
                <w:rPrChange w:id="526" w:author="Kayser, Georgia" w:date="2025-07-15T11:03:00Z">
                  <w:rPr/>
                </w:rPrChange>
              </w:rPr>
              <w:t>NA</w:t>
            </w:r>
          </w:p>
        </w:tc>
        <w:tc>
          <w:tcPr>
            <w:tcW w:w="1670" w:type="dxa"/>
          </w:tcPr>
          <w:p w14:paraId="0CA324C3" w14:textId="77777777" w:rsidR="00B9096D" w:rsidRDefault="00000000">
            <w:pPr>
              <w:jc w:val="center"/>
              <w:rPr>
                <w:color w:val="000000"/>
                <w:sz w:val="18"/>
                <w:szCs w:val="18"/>
              </w:rPr>
            </w:pPr>
            <w:r>
              <w:rPr>
                <w:rFonts w:eastAsia="DengXian"/>
                <w:color w:val="000000"/>
                <w:sz w:val="18"/>
                <w:szCs w:val="18"/>
                <w:lang w:eastAsia="ko-KR"/>
                <w:rPrChange w:id="527" w:author="Kayser, Georgia" w:date="2025-07-15T11:03:00Z">
                  <w:rPr/>
                </w:rPrChange>
              </w:rPr>
              <w:t>7.7 (2.9)</w:t>
            </w:r>
          </w:p>
        </w:tc>
      </w:tr>
      <w:tr w:rsidR="00B9096D" w14:paraId="0CA324C9" w14:textId="77777777">
        <w:trPr>
          <w:trHeight w:val="260"/>
        </w:trPr>
        <w:tc>
          <w:tcPr>
            <w:tcW w:w="4501" w:type="dxa"/>
          </w:tcPr>
          <w:p w14:paraId="0CA324C5" w14:textId="77777777" w:rsidR="00B9096D" w:rsidRDefault="00000000">
            <w:pPr>
              <w:ind w:left="174"/>
              <w:rPr>
                <w:color w:val="000000"/>
                <w:sz w:val="18"/>
                <w:szCs w:val="18"/>
              </w:rPr>
            </w:pPr>
            <w:r>
              <w:rPr>
                <w:rFonts w:eastAsia="DengXian"/>
                <w:color w:val="000000"/>
                <w:sz w:val="18"/>
                <w:szCs w:val="18"/>
                <w:lang w:eastAsia="ko-KR"/>
                <w:rPrChange w:id="528" w:author="Kayser, Georgia" w:date="2025-07-15T11:03:00Z">
                  <w:rPr/>
                </w:rPrChange>
              </w:rPr>
              <w:t>Memory/Learning</w:t>
            </w:r>
          </w:p>
        </w:tc>
        <w:tc>
          <w:tcPr>
            <w:tcW w:w="1656" w:type="dxa"/>
          </w:tcPr>
          <w:p w14:paraId="0CA324C6" w14:textId="77777777" w:rsidR="00B9096D" w:rsidRDefault="00000000">
            <w:pPr>
              <w:jc w:val="center"/>
              <w:rPr>
                <w:color w:val="000000"/>
                <w:sz w:val="18"/>
                <w:szCs w:val="18"/>
              </w:rPr>
            </w:pPr>
            <w:r>
              <w:rPr>
                <w:rFonts w:eastAsia="DengXian"/>
                <w:color w:val="000000"/>
                <w:sz w:val="18"/>
                <w:szCs w:val="18"/>
                <w:lang w:eastAsia="ko-KR"/>
                <w:rPrChange w:id="529" w:author="Kayser, Georgia" w:date="2025-07-15T11:03:00Z">
                  <w:rPr/>
                </w:rPrChange>
              </w:rPr>
              <w:t>8.1 (2.3)</w:t>
            </w:r>
          </w:p>
        </w:tc>
        <w:tc>
          <w:tcPr>
            <w:tcW w:w="1522" w:type="dxa"/>
          </w:tcPr>
          <w:p w14:paraId="0CA324C7" w14:textId="77777777" w:rsidR="00B9096D" w:rsidRDefault="00000000">
            <w:pPr>
              <w:jc w:val="center"/>
              <w:rPr>
                <w:color w:val="000000"/>
                <w:sz w:val="18"/>
                <w:szCs w:val="18"/>
              </w:rPr>
            </w:pPr>
            <w:r>
              <w:rPr>
                <w:rFonts w:eastAsia="DengXian"/>
                <w:color w:val="000000"/>
                <w:sz w:val="18"/>
                <w:szCs w:val="18"/>
                <w:lang w:eastAsia="ko-KR"/>
                <w:rPrChange w:id="530" w:author="Kayser, Georgia" w:date="2025-07-15T11:03:00Z">
                  <w:rPr/>
                </w:rPrChange>
              </w:rPr>
              <w:t>NA</w:t>
            </w:r>
          </w:p>
        </w:tc>
        <w:tc>
          <w:tcPr>
            <w:tcW w:w="1670" w:type="dxa"/>
          </w:tcPr>
          <w:p w14:paraId="0CA324C8" w14:textId="77777777" w:rsidR="00B9096D" w:rsidRDefault="00000000">
            <w:pPr>
              <w:jc w:val="center"/>
              <w:rPr>
                <w:color w:val="000000"/>
                <w:sz w:val="18"/>
                <w:szCs w:val="18"/>
              </w:rPr>
            </w:pPr>
            <w:r>
              <w:rPr>
                <w:rFonts w:eastAsia="DengXian"/>
                <w:color w:val="000000"/>
                <w:sz w:val="18"/>
                <w:szCs w:val="18"/>
                <w:lang w:eastAsia="ko-KR"/>
                <w:rPrChange w:id="531" w:author="Kayser, Georgia" w:date="2025-07-15T11:03:00Z">
                  <w:rPr/>
                </w:rPrChange>
              </w:rPr>
              <w:t>8.3 (2.3)</w:t>
            </w:r>
          </w:p>
        </w:tc>
      </w:tr>
      <w:tr w:rsidR="00B9096D" w14:paraId="0CA324CE" w14:textId="77777777">
        <w:trPr>
          <w:trHeight w:val="260"/>
        </w:trPr>
        <w:tc>
          <w:tcPr>
            <w:tcW w:w="4501" w:type="dxa"/>
          </w:tcPr>
          <w:p w14:paraId="0CA324CA" w14:textId="77777777" w:rsidR="00B9096D" w:rsidRDefault="00000000">
            <w:pPr>
              <w:ind w:left="314"/>
              <w:rPr>
                <w:color w:val="000000"/>
                <w:sz w:val="18"/>
                <w:szCs w:val="18"/>
              </w:rPr>
            </w:pPr>
            <w:r>
              <w:rPr>
                <w:rFonts w:eastAsia="DengXian"/>
                <w:color w:val="000000"/>
                <w:sz w:val="18"/>
                <w:szCs w:val="18"/>
                <w:lang w:eastAsia="ko-KR"/>
                <w:rPrChange w:id="532" w:author="Kayser, Georgia" w:date="2025-07-15T11:03:00Z">
                  <w:rPr/>
                </w:rPrChange>
              </w:rPr>
              <w:t>Memory for faces total score (MFFTS)</w:t>
            </w:r>
          </w:p>
        </w:tc>
        <w:tc>
          <w:tcPr>
            <w:tcW w:w="1656" w:type="dxa"/>
          </w:tcPr>
          <w:p w14:paraId="0CA324CB" w14:textId="77777777" w:rsidR="00B9096D" w:rsidRDefault="00000000">
            <w:pPr>
              <w:jc w:val="center"/>
              <w:rPr>
                <w:color w:val="000000"/>
                <w:sz w:val="18"/>
                <w:szCs w:val="18"/>
              </w:rPr>
            </w:pPr>
            <w:r>
              <w:rPr>
                <w:rFonts w:eastAsia="DengXian"/>
                <w:color w:val="000000"/>
                <w:sz w:val="18"/>
                <w:szCs w:val="18"/>
                <w:lang w:eastAsia="ko-KR"/>
                <w:rPrChange w:id="533" w:author="Kayser, Georgia" w:date="2025-07-15T11:03:00Z">
                  <w:rPr/>
                </w:rPrChange>
              </w:rPr>
              <w:t>7.4 (2.8)</w:t>
            </w:r>
          </w:p>
        </w:tc>
        <w:tc>
          <w:tcPr>
            <w:tcW w:w="1522" w:type="dxa"/>
          </w:tcPr>
          <w:p w14:paraId="0CA324CC" w14:textId="77777777" w:rsidR="00B9096D" w:rsidRDefault="00000000">
            <w:pPr>
              <w:jc w:val="center"/>
              <w:rPr>
                <w:color w:val="000000"/>
                <w:sz w:val="18"/>
                <w:szCs w:val="18"/>
              </w:rPr>
            </w:pPr>
            <w:r>
              <w:rPr>
                <w:rFonts w:eastAsia="DengXian"/>
                <w:color w:val="000000"/>
                <w:sz w:val="18"/>
                <w:szCs w:val="18"/>
                <w:lang w:eastAsia="ko-KR"/>
                <w:rPrChange w:id="534" w:author="Kayser, Georgia" w:date="2025-07-15T11:03:00Z">
                  <w:rPr/>
                </w:rPrChange>
              </w:rPr>
              <w:t>NA</w:t>
            </w:r>
          </w:p>
        </w:tc>
        <w:tc>
          <w:tcPr>
            <w:tcW w:w="1670" w:type="dxa"/>
          </w:tcPr>
          <w:p w14:paraId="0CA324CD" w14:textId="77777777" w:rsidR="00B9096D" w:rsidRDefault="00000000">
            <w:pPr>
              <w:jc w:val="center"/>
              <w:rPr>
                <w:color w:val="000000"/>
                <w:sz w:val="18"/>
                <w:szCs w:val="18"/>
              </w:rPr>
            </w:pPr>
            <w:r>
              <w:rPr>
                <w:rFonts w:eastAsia="DengXian"/>
                <w:color w:val="000000"/>
                <w:sz w:val="18"/>
                <w:szCs w:val="18"/>
                <w:lang w:eastAsia="ko-KR"/>
                <w:rPrChange w:id="535" w:author="Kayser, Georgia" w:date="2025-07-15T11:03:00Z">
                  <w:rPr/>
                </w:rPrChange>
              </w:rPr>
              <w:t>8.2 (2.7)</w:t>
            </w:r>
          </w:p>
        </w:tc>
      </w:tr>
      <w:tr w:rsidR="00B9096D" w14:paraId="0CA324D3" w14:textId="77777777">
        <w:trPr>
          <w:trHeight w:val="260"/>
        </w:trPr>
        <w:tc>
          <w:tcPr>
            <w:tcW w:w="4501" w:type="dxa"/>
          </w:tcPr>
          <w:p w14:paraId="0CA324CF" w14:textId="77777777" w:rsidR="00B9096D" w:rsidRDefault="00000000">
            <w:pPr>
              <w:ind w:left="314"/>
              <w:rPr>
                <w:color w:val="000000"/>
                <w:sz w:val="18"/>
                <w:szCs w:val="18"/>
              </w:rPr>
            </w:pPr>
            <w:r>
              <w:rPr>
                <w:rFonts w:eastAsia="DengXian"/>
                <w:color w:val="000000"/>
                <w:sz w:val="18"/>
                <w:szCs w:val="18"/>
                <w:lang w:eastAsia="ko-KR"/>
                <w:rPrChange w:id="536" w:author="Kayser, Georgia" w:date="2025-07-15T11:03:00Z">
                  <w:rPr/>
                </w:rPrChange>
              </w:rPr>
              <w:t>Memory for faces delayed total score (MFFDTS)</w:t>
            </w:r>
          </w:p>
        </w:tc>
        <w:tc>
          <w:tcPr>
            <w:tcW w:w="1656" w:type="dxa"/>
          </w:tcPr>
          <w:p w14:paraId="0CA324D0" w14:textId="77777777" w:rsidR="00B9096D" w:rsidRDefault="00000000">
            <w:pPr>
              <w:jc w:val="center"/>
              <w:rPr>
                <w:color w:val="000000"/>
                <w:sz w:val="18"/>
                <w:szCs w:val="18"/>
              </w:rPr>
            </w:pPr>
            <w:r>
              <w:rPr>
                <w:rFonts w:eastAsia="DengXian"/>
                <w:color w:val="000000"/>
                <w:sz w:val="18"/>
                <w:szCs w:val="18"/>
                <w:lang w:eastAsia="ko-KR"/>
                <w:rPrChange w:id="537" w:author="Kayser, Georgia" w:date="2025-07-15T11:03:00Z">
                  <w:rPr/>
                </w:rPrChange>
              </w:rPr>
              <w:t>8.7 (3.0)</w:t>
            </w:r>
          </w:p>
        </w:tc>
        <w:tc>
          <w:tcPr>
            <w:tcW w:w="1522" w:type="dxa"/>
          </w:tcPr>
          <w:p w14:paraId="0CA324D1" w14:textId="77777777" w:rsidR="00B9096D" w:rsidRDefault="00000000">
            <w:pPr>
              <w:jc w:val="center"/>
              <w:rPr>
                <w:color w:val="000000"/>
                <w:sz w:val="18"/>
                <w:szCs w:val="18"/>
              </w:rPr>
            </w:pPr>
            <w:r>
              <w:rPr>
                <w:rFonts w:eastAsia="DengXian"/>
                <w:color w:val="000000"/>
                <w:sz w:val="18"/>
                <w:szCs w:val="18"/>
                <w:lang w:eastAsia="ko-KR"/>
                <w:rPrChange w:id="538" w:author="Kayser, Georgia" w:date="2025-07-15T11:03:00Z">
                  <w:rPr/>
                </w:rPrChange>
              </w:rPr>
              <w:t>NA</w:t>
            </w:r>
          </w:p>
        </w:tc>
        <w:tc>
          <w:tcPr>
            <w:tcW w:w="1670" w:type="dxa"/>
          </w:tcPr>
          <w:p w14:paraId="0CA324D2" w14:textId="77777777" w:rsidR="00B9096D" w:rsidRDefault="00000000">
            <w:pPr>
              <w:jc w:val="center"/>
              <w:rPr>
                <w:color w:val="000000"/>
                <w:sz w:val="18"/>
                <w:szCs w:val="18"/>
              </w:rPr>
            </w:pPr>
            <w:r>
              <w:rPr>
                <w:rFonts w:eastAsia="DengXian"/>
                <w:color w:val="000000"/>
                <w:sz w:val="18"/>
                <w:szCs w:val="18"/>
                <w:lang w:eastAsia="ko-KR"/>
                <w:rPrChange w:id="539" w:author="Kayser, Georgia" w:date="2025-07-15T11:03:00Z">
                  <w:rPr/>
                </w:rPrChange>
              </w:rPr>
              <w:t>8.4 (2.8)</w:t>
            </w:r>
          </w:p>
        </w:tc>
      </w:tr>
      <w:tr w:rsidR="00B9096D" w14:paraId="0CA324D8" w14:textId="77777777">
        <w:trPr>
          <w:trHeight w:val="260"/>
        </w:trPr>
        <w:tc>
          <w:tcPr>
            <w:tcW w:w="4501" w:type="dxa"/>
          </w:tcPr>
          <w:p w14:paraId="0CA324D4" w14:textId="77777777" w:rsidR="00B9096D" w:rsidRDefault="00000000">
            <w:pPr>
              <w:ind w:firstLine="172"/>
              <w:rPr>
                <w:color w:val="000000"/>
                <w:sz w:val="18"/>
                <w:szCs w:val="18"/>
              </w:rPr>
            </w:pPr>
            <w:r>
              <w:rPr>
                <w:rFonts w:eastAsia="DengXian"/>
                <w:color w:val="000000"/>
                <w:sz w:val="18"/>
                <w:szCs w:val="18"/>
                <w:lang w:eastAsia="ko-KR"/>
                <w:rPrChange w:id="540" w:author="Kayser, Georgia" w:date="2025-07-15T11:03:00Z">
                  <w:rPr/>
                </w:rPrChange>
              </w:rPr>
              <w:t>Visuospatial Processing</w:t>
            </w:r>
          </w:p>
        </w:tc>
        <w:tc>
          <w:tcPr>
            <w:tcW w:w="1656" w:type="dxa"/>
          </w:tcPr>
          <w:p w14:paraId="0CA324D5" w14:textId="77777777" w:rsidR="00B9096D" w:rsidRDefault="00000000">
            <w:pPr>
              <w:jc w:val="center"/>
              <w:rPr>
                <w:color w:val="000000"/>
                <w:sz w:val="18"/>
                <w:szCs w:val="18"/>
              </w:rPr>
            </w:pPr>
            <w:r>
              <w:rPr>
                <w:rFonts w:eastAsia="DengXian"/>
                <w:color w:val="000000"/>
                <w:sz w:val="18"/>
                <w:szCs w:val="18"/>
                <w:lang w:eastAsia="ko-KR"/>
                <w:rPrChange w:id="541" w:author="Kayser, Georgia" w:date="2025-07-15T11:03:00Z">
                  <w:rPr/>
                </w:rPrChange>
              </w:rPr>
              <w:t>9.6 (3.1)</w:t>
            </w:r>
          </w:p>
        </w:tc>
        <w:tc>
          <w:tcPr>
            <w:tcW w:w="1522" w:type="dxa"/>
          </w:tcPr>
          <w:p w14:paraId="0CA324D6" w14:textId="77777777" w:rsidR="00B9096D" w:rsidRDefault="00000000">
            <w:pPr>
              <w:jc w:val="center"/>
              <w:rPr>
                <w:color w:val="000000"/>
                <w:sz w:val="18"/>
                <w:szCs w:val="18"/>
              </w:rPr>
            </w:pPr>
            <w:r>
              <w:rPr>
                <w:rFonts w:eastAsia="DengXian"/>
                <w:color w:val="000000"/>
                <w:sz w:val="18"/>
                <w:szCs w:val="18"/>
                <w:lang w:eastAsia="ko-KR"/>
                <w:rPrChange w:id="542" w:author="Kayser, Georgia" w:date="2025-07-15T11:03:00Z">
                  <w:rPr/>
                </w:rPrChange>
              </w:rPr>
              <w:t>NA</w:t>
            </w:r>
          </w:p>
        </w:tc>
        <w:tc>
          <w:tcPr>
            <w:tcW w:w="1670" w:type="dxa"/>
          </w:tcPr>
          <w:p w14:paraId="0CA324D7" w14:textId="77777777" w:rsidR="00B9096D" w:rsidRDefault="00000000">
            <w:pPr>
              <w:jc w:val="center"/>
              <w:rPr>
                <w:color w:val="000000"/>
                <w:sz w:val="18"/>
                <w:szCs w:val="18"/>
              </w:rPr>
            </w:pPr>
            <w:r>
              <w:rPr>
                <w:rFonts w:eastAsia="DengXian"/>
                <w:color w:val="000000"/>
                <w:sz w:val="18"/>
                <w:szCs w:val="18"/>
                <w:lang w:eastAsia="ko-KR"/>
                <w:rPrChange w:id="543" w:author="Kayser, Georgia" w:date="2025-07-15T11:03:00Z">
                  <w:rPr/>
                </w:rPrChange>
              </w:rPr>
              <w:t>8.7 (2.3)</w:t>
            </w:r>
          </w:p>
        </w:tc>
      </w:tr>
      <w:tr w:rsidR="00B9096D" w14:paraId="0CA324DD" w14:textId="77777777">
        <w:trPr>
          <w:trHeight w:val="260"/>
        </w:trPr>
        <w:tc>
          <w:tcPr>
            <w:tcW w:w="4501" w:type="dxa"/>
          </w:tcPr>
          <w:p w14:paraId="0CA324D9" w14:textId="77777777" w:rsidR="00B9096D" w:rsidRDefault="00000000">
            <w:pPr>
              <w:ind w:firstLine="314"/>
              <w:rPr>
                <w:color w:val="000000"/>
                <w:sz w:val="18"/>
                <w:szCs w:val="18"/>
              </w:rPr>
            </w:pPr>
            <w:r>
              <w:rPr>
                <w:rFonts w:eastAsia="DengXian"/>
                <w:color w:val="000000"/>
                <w:sz w:val="18"/>
                <w:szCs w:val="18"/>
                <w:lang w:eastAsia="ko-KR"/>
                <w:rPrChange w:id="544" w:author="Kayser, Georgia" w:date="2025-07-15T11:03:00Z">
                  <w:rPr/>
                </w:rPrChange>
              </w:rPr>
              <w:t>Design copying process total score (DCGTS)</w:t>
            </w:r>
          </w:p>
        </w:tc>
        <w:tc>
          <w:tcPr>
            <w:tcW w:w="1656" w:type="dxa"/>
          </w:tcPr>
          <w:p w14:paraId="0CA324DA" w14:textId="77777777" w:rsidR="00B9096D" w:rsidRDefault="00000000">
            <w:pPr>
              <w:jc w:val="center"/>
              <w:rPr>
                <w:color w:val="000000"/>
                <w:sz w:val="18"/>
                <w:szCs w:val="18"/>
              </w:rPr>
            </w:pPr>
            <w:r>
              <w:rPr>
                <w:rFonts w:eastAsia="DengXian"/>
                <w:color w:val="000000"/>
                <w:sz w:val="18"/>
                <w:szCs w:val="18"/>
                <w:lang w:eastAsia="ko-KR"/>
                <w:rPrChange w:id="545" w:author="Kayser, Georgia" w:date="2025-07-15T11:03:00Z">
                  <w:rPr/>
                </w:rPrChange>
              </w:rPr>
              <w:t>10.7 (4.9)</w:t>
            </w:r>
          </w:p>
        </w:tc>
        <w:tc>
          <w:tcPr>
            <w:tcW w:w="1522" w:type="dxa"/>
          </w:tcPr>
          <w:p w14:paraId="0CA324DB" w14:textId="77777777" w:rsidR="00B9096D" w:rsidRDefault="00000000">
            <w:pPr>
              <w:jc w:val="center"/>
              <w:rPr>
                <w:color w:val="000000"/>
                <w:sz w:val="18"/>
                <w:szCs w:val="18"/>
              </w:rPr>
            </w:pPr>
            <w:r>
              <w:rPr>
                <w:rFonts w:eastAsia="DengXian"/>
                <w:color w:val="000000"/>
                <w:sz w:val="18"/>
                <w:szCs w:val="18"/>
                <w:lang w:eastAsia="ko-KR"/>
                <w:rPrChange w:id="546" w:author="Kayser, Georgia" w:date="2025-07-15T11:03:00Z">
                  <w:rPr/>
                </w:rPrChange>
              </w:rPr>
              <w:t>NA</w:t>
            </w:r>
          </w:p>
        </w:tc>
        <w:tc>
          <w:tcPr>
            <w:tcW w:w="1670" w:type="dxa"/>
          </w:tcPr>
          <w:p w14:paraId="0CA324DC" w14:textId="77777777" w:rsidR="00B9096D" w:rsidRDefault="00000000">
            <w:pPr>
              <w:jc w:val="center"/>
              <w:rPr>
                <w:color w:val="000000"/>
                <w:sz w:val="18"/>
                <w:szCs w:val="18"/>
              </w:rPr>
            </w:pPr>
            <w:r>
              <w:rPr>
                <w:rFonts w:eastAsia="DengXian"/>
                <w:color w:val="000000"/>
                <w:sz w:val="18"/>
                <w:szCs w:val="18"/>
                <w:lang w:eastAsia="ko-KR"/>
                <w:rPrChange w:id="547" w:author="Kayser, Georgia" w:date="2025-07-15T11:03:00Z">
                  <w:rPr/>
                </w:rPrChange>
              </w:rPr>
              <w:t>9.5 (3.6)</w:t>
            </w:r>
          </w:p>
        </w:tc>
      </w:tr>
      <w:tr w:rsidR="00B9096D" w14:paraId="0CA324E2" w14:textId="77777777">
        <w:trPr>
          <w:trHeight w:val="260"/>
        </w:trPr>
        <w:tc>
          <w:tcPr>
            <w:tcW w:w="4501" w:type="dxa"/>
          </w:tcPr>
          <w:p w14:paraId="0CA324DE" w14:textId="77777777" w:rsidR="00B9096D" w:rsidRDefault="00000000">
            <w:pPr>
              <w:ind w:firstLine="314"/>
              <w:rPr>
                <w:color w:val="000000"/>
                <w:sz w:val="18"/>
                <w:szCs w:val="18"/>
              </w:rPr>
            </w:pPr>
            <w:r>
              <w:rPr>
                <w:rFonts w:eastAsia="DengXian"/>
                <w:color w:val="000000"/>
                <w:sz w:val="18"/>
                <w:szCs w:val="18"/>
                <w:lang w:eastAsia="ko-KR"/>
                <w:rPrChange w:id="548" w:author="Kayser, Georgia" w:date="2025-07-15T11:03:00Z">
                  <w:rPr/>
                </w:rPrChange>
              </w:rPr>
              <w:t>Geometric puzzles total score (GPTS)</w:t>
            </w:r>
          </w:p>
        </w:tc>
        <w:tc>
          <w:tcPr>
            <w:tcW w:w="1656" w:type="dxa"/>
          </w:tcPr>
          <w:p w14:paraId="0CA324DF" w14:textId="77777777" w:rsidR="00B9096D" w:rsidRDefault="00000000">
            <w:pPr>
              <w:jc w:val="center"/>
              <w:rPr>
                <w:color w:val="000000"/>
                <w:sz w:val="18"/>
                <w:szCs w:val="18"/>
              </w:rPr>
            </w:pPr>
            <w:r>
              <w:rPr>
                <w:rFonts w:eastAsia="DengXian"/>
                <w:color w:val="000000"/>
                <w:sz w:val="18"/>
                <w:szCs w:val="18"/>
                <w:lang w:eastAsia="ko-KR"/>
                <w:rPrChange w:id="549" w:author="Kayser, Georgia" w:date="2025-07-15T11:03:00Z">
                  <w:rPr/>
                </w:rPrChange>
              </w:rPr>
              <w:t>8.6 (3.2)</w:t>
            </w:r>
          </w:p>
        </w:tc>
        <w:tc>
          <w:tcPr>
            <w:tcW w:w="1522" w:type="dxa"/>
          </w:tcPr>
          <w:p w14:paraId="0CA324E0" w14:textId="77777777" w:rsidR="00B9096D" w:rsidRDefault="00000000">
            <w:pPr>
              <w:jc w:val="center"/>
              <w:rPr>
                <w:color w:val="000000"/>
                <w:sz w:val="18"/>
                <w:szCs w:val="18"/>
              </w:rPr>
            </w:pPr>
            <w:r>
              <w:rPr>
                <w:rFonts w:eastAsia="DengXian"/>
                <w:color w:val="000000"/>
                <w:sz w:val="18"/>
                <w:szCs w:val="18"/>
                <w:lang w:eastAsia="ko-KR"/>
                <w:rPrChange w:id="550" w:author="Kayser, Georgia" w:date="2025-07-15T11:03:00Z">
                  <w:rPr/>
                </w:rPrChange>
              </w:rPr>
              <w:t>NA</w:t>
            </w:r>
          </w:p>
        </w:tc>
        <w:tc>
          <w:tcPr>
            <w:tcW w:w="1670" w:type="dxa"/>
          </w:tcPr>
          <w:p w14:paraId="0CA324E1" w14:textId="77777777" w:rsidR="00B9096D" w:rsidRDefault="00000000">
            <w:pPr>
              <w:jc w:val="center"/>
              <w:rPr>
                <w:color w:val="000000"/>
                <w:sz w:val="18"/>
                <w:szCs w:val="18"/>
              </w:rPr>
            </w:pPr>
            <w:r>
              <w:rPr>
                <w:rFonts w:eastAsia="DengXian"/>
                <w:color w:val="000000"/>
                <w:sz w:val="18"/>
                <w:szCs w:val="18"/>
                <w:lang w:eastAsia="ko-KR"/>
                <w:rPrChange w:id="551" w:author="Kayser, Georgia" w:date="2025-07-15T11:03:00Z">
                  <w:rPr/>
                </w:rPrChange>
              </w:rPr>
              <w:t>7.8 (2.4)</w:t>
            </w:r>
          </w:p>
        </w:tc>
      </w:tr>
      <w:tr w:rsidR="00B9096D" w14:paraId="0CA324E7" w14:textId="77777777">
        <w:trPr>
          <w:trHeight w:val="260"/>
        </w:trPr>
        <w:tc>
          <w:tcPr>
            <w:tcW w:w="4501" w:type="dxa"/>
          </w:tcPr>
          <w:p w14:paraId="0CA324E3" w14:textId="77777777" w:rsidR="00B9096D" w:rsidRDefault="00000000">
            <w:pPr>
              <w:ind w:firstLine="172"/>
              <w:rPr>
                <w:color w:val="000000"/>
                <w:sz w:val="18"/>
                <w:szCs w:val="18"/>
              </w:rPr>
            </w:pPr>
            <w:r>
              <w:rPr>
                <w:rFonts w:eastAsia="DengXian"/>
                <w:color w:val="000000"/>
                <w:sz w:val="18"/>
                <w:szCs w:val="18"/>
                <w:lang w:eastAsia="ko-KR"/>
                <w:rPrChange w:id="552" w:author="Kayser, Georgia" w:date="2025-07-15T11:03:00Z">
                  <w:rPr/>
                </w:rPrChange>
              </w:rPr>
              <w:t>Social Perception</w:t>
            </w:r>
          </w:p>
        </w:tc>
        <w:tc>
          <w:tcPr>
            <w:tcW w:w="1656" w:type="dxa"/>
          </w:tcPr>
          <w:p w14:paraId="0CA324E4" w14:textId="77777777" w:rsidR="00B9096D" w:rsidRDefault="00000000">
            <w:pPr>
              <w:jc w:val="center"/>
              <w:rPr>
                <w:color w:val="000000"/>
                <w:sz w:val="18"/>
                <w:szCs w:val="18"/>
              </w:rPr>
            </w:pPr>
            <w:r>
              <w:rPr>
                <w:rFonts w:eastAsia="DengXian"/>
                <w:color w:val="000000"/>
                <w:sz w:val="18"/>
                <w:szCs w:val="18"/>
                <w:lang w:eastAsia="ko-KR"/>
                <w:rPrChange w:id="553" w:author="Kayser, Georgia" w:date="2025-07-15T11:03:00Z">
                  <w:rPr/>
                </w:rPrChange>
              </w:rPr>
              <w:t>NA</w:t>
            </w:r>
          </w:p>
        </w:tc>
        <w:tc>
          <w:tcPr>
            <w:tcW w:w="1522" w:type="dxa"/>
          </w:tcPr>
          <w:p w14:paraId="0CA324E5" w14:textId="77777777" w:rsidR="00B9096D" w:rsidRDefault="00000000">
            <w:pPr>
              <w:jc w:val="center"/>
              <w:rPr>
                <w:color w:val="000000"/>
                <w:sz w:val="18"/>
                <w:szCs w:val="18"/>
              </w:rPr>
            </w:pPr>
            <w:r>
              <w:rPr>
                <w:rFonts w:eastAsia="DengXian"/>
                <w:color w:val="000000"/>
                <w:sz w:val="18"/>
                <w:szCs w:val="18"/>
                <w:lang w:eastAsia="ko-KR"/>
                <w:rPrChange w:id="554" w:author="Kayser, Georgia" w:date="2025-07-15T11:03:00Z">
                  <w:rPr/>
                </w:rPrChange>
              </w:rPr>
              <w:t>NA</w:t>
            </w:r>
          </w:p>
        </w:tc>
        <w:tc>
          <w:tcPr>
            <w:tcW w:w="1670" w:type="dxa"/>
          </w:tcPr>
          <w:p w14:paraId="0CA324E6" w14:textId="77777777" w:rsidR="00B9096D" w:rsidRDefault="00000000">
            <w:pPr>
              <w:jc w:val="center"/>
              <w:rPr>
                <w:color w:val="000000"/>
                <w:sz w:val="18"/>
                <w:szCs w:val="18"/>
              </w:rPr>
            </w:pPr>
            <w:r>
              <w:rPr>
                <w:rFonts w:eastAsia="DengXian"/>
                <w:color w:val="000000"/>
                <w:sz w:val="18"/>
                <w:szCs w:val="18"/>
                <w:lang w:eastAsia="ko-KR"/>
                <w:rPrChange w:id="555" w:author="Kayser, Georgia" w:date="2025-07-15T11:03:00Z">
                  <w:rPr/>
                </w:rPrChange>
              </w:rPr>
              <w:t>8.2 (2.3)</w:t>
            </w:r>
          </w:p>
        </w:tc>
      </w:tr>
      <w:tr w:rsidR="00B9096D" w14:paraId="0CA324EC" w14:textId="77777777">
        <w:trPr>
          <w:trHeight w:val="260"/>
        </w:trPr>
        <w:tc>
          <w:tcPr>
            <w:tcW w:w="4501" w:type="dxa"/>
          </w:tcPr>
          <w:p w14:paraId="0CA324E8" w14:textId="77777777" w:rsidR="00B9096D" w:rsidRDefault="00000000">
            <w:pPr>
              <w:ind w:firstLine="314"/>
              <w:rPr>
                <w:color w:val="000000"/>
                <w:sz w:val="18"/>
                <w:szCs w:val="18"/>
              </w:rPr>
            </w:pPr>
            <w:r>
              <w:rPr>
                <w:rFonts w:eastAsia="DengXian"/>
                <w:color w:val="000000"/>
                <w:sz w:val="18"/>
                <w:szCs w:val="18"/>
                <w:lang w:eastAsia="ko-KR"/>
                <w:rPrChange w:id="556" w:author="Kayser, Georgia" w:date="2025-07-15T11:03:00Z">
                  <w:rPr/>
                </w:rPrChange>
              </w:rPr>
              <w:t>Affect recognition total score (ARTS)</w:t>
            </w:r>
          </w:p>
        </w:tc>
        <w:tc>
          <w:tcPr>
            <w:tcW w:w="1656" w:type="dxa"/>
          </w:tcPr>
          <w:p w14:paraId="0CA324E9" w14:textId="77777777" w:rsidR="00B9096D" w:rsidRDefault="00000000">
            <w:pPr>
              <w:jc w:val="center"/>
              <w:rPr>
                <w:color w:val="000000"/>
                <w:sz w:val="18"/>
                <w:szCs w:val="18"/>
              </w:rPr>
            </w:pPr>
            <w:r>
              <w:rPr>
                <w:rFonts w:eastAsia="DengXian"/>
                <w:color w:val="000000"/>
                <w:sz w:val="18"/>
                <w:szCs w:val="18"/>
                <w:lang w:eastAsia="ko-KR"/>
                <w:rPrChange w:id="557" w:author="Kayser, Georgia" w:date="2025-07-15T11:03:00Z">
                  <w:rPr/>
                </w:rPrChange>
              </w:rPr>
              <w:t>NA</w:t>
            </w:r>
          </w:p>
        </w:tc>
        <w:tc>
          <w:tcPr>
            <w:tcW w:w="1522" w:type="dxa"/>
          </w:tcPr>
          <w:p w14:paraId="0CA324EA" w14:textId="77777777" w:rsidR="00B9096D" w:rsidRDefault="00000000">
            <w:pPr>
              <w:jc w:val="center"/>
              <w:rPr>
                <w:color w:val="000000"/>
                <w:sz w:val="18"/>
                <w:szCs w:val="18"/>
              </w:rPr>
            </w:pPr>
            <w:r>
              <w:rPr>
                <w:rFonts w:eastAsia="DengXian"/>
                <w:color w:val="000000"/>
                <w:sz w:val="18"/>
                <w:szCs w:val="18"/>
                <w:lang w:eastAsia="ko-KR"/>
                <w:rPrChange w:id="558" w:author="Kayser, Georgia" w:date="2025-07-15T11:03:00Z">
                  <w:rPr/>
                </w:rPrChange>
              </w:rPr>
              <w:t>NA</w:t>
            </w:r>
          </w:p>
        </w:tc>
        <w:tc>
          <w:tcPr>
            <w:tcW w:w="1670" w:type="dxa"/>
          </w:tcPr>
          <w:p w14:paraId="0CA324EB" w14:textId="77777777" w:rsidR="00B9096D" w:rsidRDefault="00000000">
            <w:pPr>
              <w:jc w:val="center"/>
              <w:rPr>
                <w:color w:val="000000"/>
                <w:sz w:val="18"/>
                <w:szCs w:val="18"/>
              </w:rPr>
            </w:pPr>
            <w:r>
              <w:rPr>
                <w:rFonts w:eastAsia="DengXian"/>
                <w:color w:val="000000"/>
                <w:sz w:val="18"/>
                <w:szCs w:val="18"/>
                <w:lang w:eastAsia="ko-KR"/>
                <w:rPrChange w:id="559" w:author="Kayser, Georgia" w:date="2025-07-15T11:03:00Z">
                  <w:rPr/>
                </w:rPrChange>
              </w:rPr>
              <w:t>8.2 (2.3)</w:t>
            </w:r>
          </w:p>
        </w:tc>
      </w:tr>
    </w:tbl>
    <w:p w14:paraId="0CA324ED" w14:textId="77777777" w:rsidR="00B9096D" w:rsidRDefault="00000000">
      <w:pPr>
        <w:rPr>
          <w:color w:val="000000"/>
          <w:sz w:val="16"/>
          <w:szCs w:val="16"/>
        </w:rPr>
      </w:pPr>
      <w:r>
        <w:rPr>
          <w:color w:val="000000"/>
          <w:sz w:val="16"/>
          <w:szCs w:val="16"/>
          <w:rPrChange w:id="560" w:author="Kayser, Georgia" w:date="2025-07-15T11:03:00Z">
            <w:rPr/>
          </w:rPrChange>
        </w:rPr>
        <w:t xml:space="preserve">For NEPSY-II, </w:t>
      </w:r>
      <w:commentRangeStart w:id="561"/>
      <w:commentRangeStart w:id="562"/>
      <w:commentRangeStart w:id="563"/>
      <w:r>
        <w:rPr>
          <w:color w:val="000000"/>
          <w:sz w:val="16"/>
          <w:szCs w:val="16"/>
          <w:rPrChange w:id="564" w:author="Kayser, Georgia" w:date="2025-07-15T11:03:00Z">
            <w:rPr/>
          </w:rPrChange>
        </w:rPr>
        <w:t xml:space="preserve">scores have the following classification label. 13-19 is above expected, 8-12 is at expected, 6-7 is slightly below expected, 4-5 is below expected, and 1-3 is well below expected for each domain. </w:t>
      </w:r>
      <w:commentRangeEnd w:id="561"/>
      <w:r>
        <w:commentReference w:id="561"/>
      </w:r>
      <w:commentRangeEnd w:id="562"/>
      <w:r>
        <w:commentReference w:id="562"/>
      </w:r>
      <w:commentRangeEnd w:id="563"/>
      <w:r>
        <w:commentReference w:id="563"/>
      </w:r>
    </w:p>
    <w:p w14:paraId="0CA324EE" w14:textId="77777777" w:rsidR="00B9096D" w:rsidRDefault="00B9096D">
      <w:pPr>
        <w:rPr>
          <w:color w:val="000000"/>
          <w:sz w:val="22"/>
          <w:szCs w:val="22"/>
        </w:rPr>
      </w:pPr>
    </w:p>
    <w:p w14:paraId="0CA324EF" w14:textId="77777777" w:rsidR="00B9096D" w:rsidRDefault="00B9096D">
      <w:pPr>
        <w:jc w:val="both"/>
        <w:rPr>
          <w:color w:val="000000"/>
          <w:sz w:val="22"/>
          <w:szCs w:val="22"/>
        </w:rPr>
      </w:pPr>
    </w:p>
    <w:p w14:paraId="0CA324F0" w14:textId="77777777" w:rsidR="00B9096D" w:rsidRDefault="00000000">
      <w:pPr>
        <w:rPr>
          <w:ins w:id="565" w:author="Suarez, Jose" w:date="2025-06-04T16:47:00Z"/>
          <w:b/>
          <w:bCs/>
          <w:color w:val="000000"/>
          <w:sz w:val="22"/>
          <w:szCs w:val="22"/>
        </w:rPr>
      </w:pPr>
      <w:r>
        <w:br w:type="page"/>
      </w:r>
    </w:p>
    <w:p w14:paraId="0CA324F1" w14:textId="77777777" w:rsidR="00B9096D" w:rsidRDefault="00000000">
      <w:pPr>
        <w:jc w:val="both"/>
        <w:rPr>
          <w:color w:val="000000"/>
          <w:sz w:val="22"/>
          <w:szCs w:val="22"/>
        </w:rPr>
      </w:pPr>
      <w:r>
        <w:rPr>
          <w:b/>
          <w:bCs/>
          <w:color w:val="000000"/>
          <w:sz w:val="22"/>
          <w:szCs w:val="22"/>
          <w:rPrChange w:id="566" w:author="Kayser, Georgia" w:date="2025-07-15T11:03:00Z">
            <w:rPr/>
          </w:rPrChange>
        </w:rPr>
        <w:lastRenderedPageBreak/>
        <w:t>Table 3:</w:t>
      </w:r>
      <w:r>
        <w:rPr>
          <w:color w:val="000000"/>
          <w:sz w:val="22"/>
          <w:szCs w:val="22"/>
          <w:rPrChange w:id="567" w:author="Kayser, Georgia" w:date="2025-07-15T11:03:00Z">
            <w:rPr/>
          </w:rPrChange>
        </w:rPr>
        <w:t xml:space="preserve"> Summary of covariates stratified by distance from residency to nearest plantation. Continuous variables have their mean (SD) reported, and categorical variables have their % (N) reported. One-way </w:t>
      </w:r>
      <w:commentRangeStart w:id="568"/>
      <w:commentRangeStart w:id="569"/>
      <w:commentRangeStart w:id="570"/>
      <w:commentRangeStart w:id="571"/>
      <w:commentRangeStart w:id="572"/>
      <w:r>
        <w:rPr>
          <w:color w:val="000000"/>
          <w:sz w:val="22"/>
          <w:szCs w:val="22"/>
          <w:rPrChange w:id="573" w:author="Kayser, Georgia" w:date="2025-07-15T11:03:00Z">
            <w:rPr/>
          </w:rPrChange>
        </w:rPr>
        <w:t>ANOVA tests and chi-squared goodness-of-fit tests</w:t>
      </w:r>
      <w:commentRangeEnd w:id="568"/>
      <w:r>
        <w:commentReference w:id="568"/>
      </w:r>
      <w:commentRangeEnd w:id="569"/>
      <w:r>
        <w:commentReference w:id="569"/>
      </w:r>
      <w:commentRangeEnd w:id="570"/>
      <w:r>
        <w:commentReference w:id="570"/>
      </w:r>
      <w:r>
        <w:rPr>
          <w:color w:val="000000"/>
          <w:sz w:val="22"/>
          <w:szCs w:val="22"/>
          <w:rPrChange w:id="574" w:author="Kayser, Georgia" w:date="2025-07-15T11:03:00Z">
            <w:rPr/>
          </w:rPrChange>
        </w:rPr>
        <w:t xml:space="preserve"> and are used to calculate P-values for continuous and categorical variables respectively.</w:t>
      </w:r>
      <w:commentRangeEnd w:id="571"/>
      <w:r>
        <w:commentReference w:id="571"/>
      </w:r>
      <w:commentRangeEnd w:id="572"/>
      <w:r>
        <w:commentReference w:id="572"/>
      </w:r>
    </w:p>
    <w:p w14:paraId="0CA324F2" w14:textId="77777777" w:rsidR="00B9096D" w:rsidRDefault="00B9096D">
      <w:pPr>
        <w:rPr>
          <w:color w:val="000000"/>
          <w:sz w:val="22"/>
          <w:szCs w:val="22"/>
        </w:rPr>
      </w:pPr>
    </w:p>
    <w:tbl>
      <w:tblPr>
        <w:tblStyle w:val="TableGrid"/>
        <w:tblW w:w="10278" w:type="dxa"/>
        <w:tblInd w:w="-816" w:type="dxa"/>
        <w:tblLayout w:type="fixed"/>
        <w:tblLook w:val="04A0" w:firstRow="1" w:lastRow="0" w:firstColumn="1" w:lastColumn="0" w:noHBand="0" w:noVBand="1"/>
      </w:tblPr>
      <w:tblGrid>
        <w:gridCol w:w="2174"/>
        <w:gridCol w:w="1322"/>
        <w:gridCol w:w="578"/>
        <w:gridCol w:w="1371"/>
        <w:gridCol w:w="1279"/>
        <w:gridCol w:w="1372"/>
        <w:gridCol w:w="1281"/>
        <w:gridCol w:w="901"/>
      </w:tblGrid>
      <w:tr w:rsidR="00B9096D" w14:paraId="0CA324F8" w14:textId="77777777">
        <w:trPr>
          <w:ins w:id="575" w:author="Suarez, Jose" w:date="2025-06-04T14:34:00Z"/>
        </w:trPr>
        <w:tc>
          <w:tcPr>
            <w:tcW w:w="2173" w:type="dxa"/>
          </w:tcPr>
          <w:p w14:paraId="0CA324F3" w14:textId="77777777" w:rsidR="00B9096D" w:rsidRDefault="00B9096D">
            <w:pPr>
              <w:jc w:val="center"/>
              <w:rPr>
                <w:rFonts w:cstheme="minorHAnsi"/>
                <w:b/>
                <w:bCs/>
                <w:color w:val="000000"/>
                <w:sz w:val="18"/>
                <w:szCs w:val="18"/>
              </w:rPr>
            </w:pPr>
          </w:p>
        </w:tc>
        <w:tc>
          <w:tcPr>
            <w:tcW w:w="1321" w:type="dxa"/>
          </w:tcPr>
          <w:p w14:paraId="0CA324F4" w14:textId="77777777" w:rsidR="00B9096D" w:rsidRDefault="00B9096D">
            <w:pPr>
              <w:jc w:val="center"/>
              <w:rPr>
                <w:rFonts w:cstheme="minorHAnsi"/>
                <w:b/>
                <w:bCs/>
                <w:color w:val="000000"/>
                <w:sz w:val="18"/>
                <w:szCs w:val="18"/>
              </w:rPr>
            </w:pPr>
          </w:p>
        </w:tc>
        <w:tc>
          <w:tcPr>
            <w:tcW w:w="578" w:type="dxa"/>
          </w:tcPr>
          <w:p w14:paraId="0CA324F5" w14:textId="77777777" w:rsidR="00B9096D" w:rsidRDefault="00B9096D">
            <w:pPr>
              <w:jc w:val="center"/>
              <w:rPr>
                <w:rFonts w:cstheme="minorHAnsi"/>
                <w:b/>
                <w:bCs/>
                <w:color w:val="000000"/>
                <w:sz w:val="18"/>
                <w:szCs w:val="18"/>
              </w:rPr>
            </w:pPr>
          </w:p>
        </w:tc>
        <w:tc>
          <w:tcPr>
            <w:tcW w:w="5303" w:type="dxa"/>
            <w:gridSpan w:val="4"/>
          </w:tcPr>
          <w:p w14:paraId="0CA324F6" w14:textId="77777777" w:rsidR="00B9096D" w:rsidRDefault="00000000">
            <w:pPr>
              <w:jc w:val="center"/>
              <w:rPr>
                <w:rFonts w:cstheme="minorHAnsi"/>
                <w:b/>
                <w:bCs/>
                <w:color w:val="000000"/>
                <w:sz w:val="18"/>
                <w:szCs w:val="18"/>
              </w:rPr>
            </w:pPr>
            <w:ins w:id="576" w:author="Suarez, Jose" w:date="2025-06-04T14:34:00Z">
              <w:r>
                <w:rPr>
                  <w:rFonts w:ascii="Calibri" w:eastAsia="DengXian" w:hAnsi="Calibri" w:cstheme="minorHAnsi"/>
                  <w:b/>
                  <w:bCs/>
                  <w:color w:val="000000"/>
                  <w:sz w:val="18"/>
                  <w:szCs w:val="18"/>
                  <w:lang w:eastAsia="ko-KR"/>
                </w:rPr>
                <w:t>Residential distance to the nearest crop</w:t>
              </w:r>
            </w:ins>
          </w:p>
        </w:tc>
        <w:tc>
          <w:tcPr>
            <w:tcW w:w="901" w:type="dxa"/>
          </w:tcPr>
          <w:p w14:paraId="0CA324F7" w14:textId="77777777" w:rsidR="00B9096D" w:rsidRDefault="00B9096D">
            <w:pPr>
              <w:jc w:val="center"/>
              <w:rPr>
                <w:rFonts w:cstheme="minorHAnsi"/>
                <w:b/>
                <w:bCs/>
                <w:color w:val="000000"/>
                <w:sz w:val="18"/>
                <w:szCs w:val="18"/>
              </w:rPr>
            </w:pPr>
          </w:p>
        </w:tc>
      </w:tr>
      <w:tr w:rsidR="00B9096D" w14:paraId="0CA32501" w14:textId="77777777">
        <w:tc>
          <w:tcPr>
            <w:tcW w:w="2173" w:type="dxa"/>
          </w:tcPr>
          <w:p w14:paraId="0CA324F9"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77" w:author="Kayser, Georgia" w:date="2025-07-15T11:03:00Z">
                  <w:rPr/>
                </w:rPrChange>
              </w:rPr>
              <w:t>Variable</w:t>
            </w:r>
          </w:p>
        </w:tc>
        <w:tc>
          <w:tcPr>
            <w:tcW w:w="1321" w:type="dxa"/>
          </w:tcPr>
          <w:p w14:paraId="0CA324FA"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78" w:author="Kayser, Georgia" w:date="2025-07-15T11:03:00Z">
                  <w:rPr/>
                </w:rPrChange>
              </w:rPr>
              <w:t>Visit Time</w:t>
            </w:r>
          </w:p>
        </w:tc>
        <w:tc>
          <w:tcPr>
            <w:tcW w:w="578" w:type="dxa"/>
          </w:tcPr>
          <w:p w14:paraId="0CA324FB"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79" w:author="Kayser, Georgia" w:date="2025-07-15T11:03:00Z">
                  <w:rPr/>
                </w:rPrChange>
              </w:rPr>
              <w:t>N</w:t>
            </w:r>
          </w:p>
        </w:tc>
        <w:tc>
          <w:tcPr>
            <w:tcW w:w="1371" w:type="dxa"/>
          </w:tcPr>
          <w:p w14:paraId="0CA324FC"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80" w:author="Kayser, Georgia" w:date="2025-07-15T11:03:00Z">
                  <w:rPr/>
                </w:rPrChange>
              </w:rPr>
              <w:t>1</w:t>
            </w:r>
            <w:r>
              <w:rPr>
                <w:rFonts w:ascii="Calibri" w:eastAsia="DengXian" w:hAnsi="Calibri" w:cstheme="minorHAnsi"/>
                <w:b/>
                <w:bCs/>
                <w:color w:val="000000"/>
                <w:sz w:val="18"/>
                <w:szCs w:val="18"/>
                <w:vertAlign w:val="superscript"/>
                <w:lang w:eastAsia="ko-KR"/>
                <w:rPrChange w:id="581" w:author="Kayser, Georgia" w:date="2025-07-15T11:03:00Z">
                  <w:rPr/>
                </w:rPrChange>
              </w:rPr>
              <w:t>st</w:t>
            </w:r>
            <w:r>
              <w:rPr>
                <w:rFonts w:ascii="Calibri" w:eastAsia="DengXian" w:hAnsi="Calibri" w:cstheme="minorHAnsi"/>
                <w:b/>
                <w:bCs/>
                <w:color w:val="000000"/>
                <w:sz w:val="18"/>
                <w:szCs w:val="18"/>
                <w:lang w:eastAsia="ko-KR"/>
                <w:rPrChange w:id="582" w:author="Kayser, Georgia" w:date="2025-07-15T11:03:00Z">
                  <w:rPr/>
                </w:rPrChange>
              </w:rPr>
              <w:t xml:space="preserve"> quartile</w:t>
            </w:r>
          </w:p>
        </w:tc>
        <w:tc>
          <w:tcPr>
            <w:tcW w:w="1279" w:type="dxa"/>
          </w:tcPr>
          <w:p w14:paraId="0CA324FD"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83" w:author="Kayser, Georgia" w:date="2025-07-15T11:03:00Z">
                  <w:rPr/>
                </w:rPrChange>
              </w:rPr>
              <w:t>2</w:t>
            </w:r>
            <w:r>
              <w:rPr>
                <w:rFonts w:ascii="Calibri" w:eastAsia="DengXian" w:hAnsi="Calibri" w:cstheme="minorHAnsi"/>
                <w:b/>
                <w:bCs/>
                <w:color w:val="000000"/>
                <w:sz w:val="18"/>
                <w:szCs w:val="18"/>
                <w:vertAlign w:val="superscript"/>
                <w:lang w:eastAsia="ko-KR"/>
                <w:rPrChange w:id="584" w:author="Kayser, Georgia" w:date="2025-07-15T11:03:00Z">
                  <w:rPr/>
                </w:rPrChange>
              </w:rPr>
              <w:t>nd</w:t>
            </w:r>
            <w:r>
              <w:rPr>
                <w:rFonts w:ascii="Calibri" w:eastAsia="DengXian" w:hAnsi="Calibri" w:cstheme="minorHAnsi"/>
                <w:b/>
                <w:bCs/>
                <w:color w:val="000000"/>
                <w:sz w:val="18"/>
                <w:szCs w:val="18"/>
                <w:lang w:eastAsia="ko-KR"/>
                <w:rPrChange w:id="585" w:author="Kayser, Georgia" w:date="2025-07-15T11:03:00Z">
                  <w:rPr/>
                </w:rPrChange>
              </w:rPr>
              <w:t xml:space="preserve"> quartile</w:t>
            </w:r>
          </w:p>
        </w:tc>
        <w:tc>
          <w:tcPr>
            <w:tcW w:w="1372" w:type="dxa"/>
          </w:tcPr>
          <w:p w14:paraId="0CA324FE"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86" w:author="Kayser, Georgia" w:date="2025-07-15T11:03:00Z">
                  <w:rPr/>
                </w:rPrChange>
              </w:rPr>
              <w:t>3</w:t>
            </w:r>
            <w:r>
              <w:rPr>
                <w:rFonts w:ascii="Calibri" w:eastAsia="DengXian" w:hAnsi="Calibri" w:cstheme="minorHAnsi"/>
                <w:b/>
                <w:bCs/>
                <w:color w:val="000000"/>
                <w:sz w:val="18"/>
                <w:szCs w:val="18"/>
                <w:vertAlign w:val="superscript"/>
                <w:lang w:eastAsia="ko-KR"/>
                <w:rPrChange w:id="587" w:author="Kayser, Georgia" w:date="2025-07-15T11:03:00Z">
                  <w:rPr/>
                </w:rPrChange>
              </w:rPr>
              <w:t>rd</w:t>
            </w:r>
            <w:r>
              <w:rPr>
                <w:rFonts w:ascii="Calibri" w:eastAsia="DengXian" w:hAnsi="Calibri" w:cstheme="minorHAnsi"/>
                <w:b/>
                <w:bCs/>
                <w:color w:val="000000"/>
                <w:sz w:val="18"/>
                <w:szCs w:val="18"/>
                <w:lang w:eastAsia="ko-KR"/>
                <w:rPrChange w:id="588" w:author="Kayser, Georgia" w:date="2025-07-15T11:03:00Z">
                  <w:rPr/>
                </w:rPrChange>
              </w:rPr>
              <w:t xml:space="preserve"> quartile</w:t>
            </w:r>
          </w:p>
        </w:tc>
        <w:tc>
          <w:tcPr>
            <w:tcW w:w="1281" w:type="dxa"/>
          </w:tcPr>
          <w:p w14:paraId="0CA324FF"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89" w:author="Kayser, Georgia" w:date="2025-07-15T11:03:00Z">
                  <w:rPr/>
                </w:rPrChange>
              </w:rPr>
              <w:t>4</w:t>
            </w:r>
            <w:r>
              <w:rPr>
                <w:rFonts w:ascii="Calibri" w:eastAsia="DengXian" w:hAnsi="Calibri" w:cstheme="minorHAnsi"/>
                <w:b/>
                <w:bCs/>
                <w:color w:val="000000"/>
                <w:sz w:val="18"/>
                <w:szCs w:val="18"/>
                <w:vertAlign w:val="superscript"/>
                <w:lang w:eastAsia="ko-KR"/>
                <w:rPrChange w:id="590" w:author="Kayser, Georgia" w:date="2025-07-15T11:03:00Z">
                  <w:rPr/>
                </w:rPrChange>
              </w:rPr>
              <w:t>th</w:t>
            </w:r>
            <w:r>
              <w:rPr>
                <w:rFonts w:ascii="Calibri" w:eastAsia="DengXian" w:hAnsi="Calibri" w:cstheme="minorHAnsi"/>
                <w:b/>
                <w:bCs/>
                <w:color w:val="000000"/>
                <w:sz w:val="18"/>
                <w:szCs w:val="18"/>
                <w:lang w:eastAsia="ko-KR"/>
                <w:rPrChange w:id="591" w:author="Kayser, Georgia" w:date="2025-07-15T11:03:00Z">
                  <w:rPr/>
                </w:rPrChange>
              </w:rPr>
              <w:t xml:space="preserve"> quartile</w:t>
            </w:r>
          </w:p>
        </w:tc>
        <w:tc>
          <w:tcPr>
            <w:tcW w:w="901" w:type="dxa"/>
          </w:tcPr>
          <w:p w14:paraId="0CA32500"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592" w:author="Kayser, Georgia" w:date="2025-07-15T11:03:00Z">
                  <w:rPr/>
                </w:rPrChange>
              </w:rPr>
              <w:t>P-value</w:t>
            </w:r>
          </w:p>
        </w:tc>
      </w:tr>
      <w:tr w:rsidR="00B9096D" w14:paraId="0CA3250A" w14:textId="77777777">
        <w:tc>
          <w:tcPr>
            <w:tcW w:w="2173" w:type="dxa"/>
            <w:vMerge w:val="restart"/>
            <w:vAlign w:val="center"/>
          </w:tcPr>
          <w:p w14:paraId="0CA32502"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593" w:author="Kayser, Georgia" w:date="2025-07-15T11:03:00Z">
                  <w:rPr/>
                </w:rPrChange>
              </w:rPr>
              <w:t>Age, years, mean (SD)</w:t>
            </w:r>
          </w:p>
        </w:tc>
        <w:tc>
          <w:tcPr>
            <w:tcW w:w="1321" w:type="dxa"/>
          </w:tcPr>
          <w:p w14:paraId="0CA3250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594" w:author="Kayser, Georgia" w:date="2025-07-15T11:03:00Z">
                  <w:rPr/>
                </w:rPrChange>
              </w:rPr>
              <w:t>Summer 2008</w:t>
            </w:r>
          </w:p>
        </w:tc>
        <w:tc>
          <w:tcPr>
            <w:tcW w:w="578" w:type="dxa"/>
            <w:vAlign w:val="bottom"/>
          </w:tcPr>
          <w:p w14:paraId="0CA3250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595" w:author="Kayser, Georgia" w:date="2025-07-15T11:03:00Z">
                  <w:rPr/>
                </w:rPrChange>
              </w:rPr>
              <w:t>310</w:t>
            </w:r>
          </w:p>
        </w:tc>
        <w:tc>
          <w:tcPr>
            <w:tcW w:w="1371" w:type="dxa"/>
            <w:vAlign w:val="bottom"/>
          </w:tcPr>
          <w:p w14:paraId="0CA3250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596" w:author="Kayser, Georgia" w:date="2025-07-15T11:03:00Z">
                  <w:rPr/>
                </w:rPrChange>
              </w:rPr>
              <w:t>6.59 (1.64)</w:t>
            </w:r>
          </w:p>
        </w:tc>
        <w:tc>
          <w:tcPr>
            <w:tcW w:w="1279" w:type="dxa"/>
            <w:vAlign w:val="bottom"/>
          </w:tcPr>
          <w:p w14:paraId="0CA3250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597" w:author="Kayser, Georgia" w:date="2025-07-15T11:03:00Z">
                  <w:rPr/>
                </w:rPrChange>
              </w:rPr>
              <w:t>6.41 (1.49)</w:t>
            </w:r>
          </w:p>
        </w:tc>
        <w:tc>
          <w:tcPr>
            <w:tcW w:w="1372" w:type="dxa"/>
            <w:vAlign w:val="bottom"/>
          </w:tcPr>
          <w:p w14:paraId="0CA3250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598" w:author="Kayser, Georgia" w:date="2025-07-15T11:03:00Z">
                  <w:rPr/>
                </w:rPrChange>
              </w:rPr>
              <w:t>6.93 (1.64)</w:t>
            </w:r>
          </w:p>
        </w:tc>
        <w:tc>
          <w:tcPr>
            <w:tcW w:w="1281" w:type="dxa"/>
            <w:vAlign w:val="bottom"/>
          </w:tcPr>
          <w:p w14:paraId="0CA3250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599" w:author="Kayser, Georgia" w:date="2025-07-15T11:03:00Z">
                  <w:rPr/>
                </w:rPrChange>
              </w:rPr>
              <w:t>6.43 (1.6)</w:t>
            </w:r>
          </w:p>
        </w:tc>
        <w:tc>
          <w:tcPr>
            <w:tcW w:w="901" w:type="dxa"/>
            <w:vAlign w:val="bottom"/>
          </w:tcPr>
          <w:p w14:paraId="0CA3250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0" w:author="Kayser, Georgia" w:date="2025-07-15T11:03:00Z">
                  <w:rPr/>
                </w:rPrChange>
              </w:rPr>
              <w:t>0.157</w:t>
            </w:r>
          </w:p>
        </w:tc>
      </w:tr>
      <w:tr w:rsidR="00B9096D" w14:paraId="0CA32513" w14:textId="77777777">
        <w:tc>
          <w:tcPr>
            <w:tcW w:w="2173" w:type="dxa"/>
            <w:vMerge/>
            <w:vAlign w:val="center"/>
          </w:tcPr>
          <w:p w14:paraId="0CA3250B" w14:textId="77777777" w:rsidR="00B9096D" w:rsidRDefault="00B9096D">
            <w:pPr>
              <w:jc w:val="center"/>
              <w:rPr>
                <w:rFonts w:cstheme="minorHAnsi"/>
                <w:color w:val="000000"/>
                <w:sz w:val="18"/>
                <w:szCs w:val="18"/>
              </w:rPr>
            </w:pPr>
          </w:p>
        </w:tc>
        <w:tc>
          <w:tcPr>
            <w:tcW w:w="1321" w:type="dxa"/>
          </w:tcPr>
          <w:p w14:paraId="0CA3250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1" w:author="Kayser, Georgia" w:date="2025-07-15T11:03:00Z">
                  <w:rPr/>
                </w:rPrChange>
              </w:rPr>
              <w:t>Spring 2016</w:t>
            </w:r>
          </w:p>
        </w:tc>
        <w:tc>
          <w:tcPr>
            <w:tcW w:w="578" w:type="dxa"/>
            <w:vAlign w:val="bottom"/>
          </w:tcPr>
          <w:p w14:paraId="0CA3250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2" w:author="Kayser, Georgia" w:date="2025-07-15T11:03:00Z">
                  <w:rPr/>
                </w:rPrChange>
              </w:rPr>
              <w:t>330</w:t>
            </w:r>
          </w:p>
        </w:tc>
        <w:tc>
          <w:tcPr>
            <w:tcW w:w="1371" w:type="dxa"/>
            <w:vAlign w:val="bottom"/>
          </w:tcPr>
          <w:p w14:paraId="0CA3250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3" w:author="Kayser, Georgia" w:date="2025-07-15T11:03:00Z">
                  <w:rPr/>
                </w:rPrChange>
              </w:rPr>
              <w:t>14.3 (1.8)</w:t>
            </w:r>
          </w:p>
        </w:tc>
        <w:tc>
          <w:tcPr>
            <w:tcW w:w="1279" w:type="dxa"/>
            <w:vAlign w:val="bottom"/>
          </w:tcPr>
          <w:p w14:paraId="0CA3250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4" w:author="Kayser, Georgia" w:date="2025-07-15T11:03:00Z">
                  <w:rPr/>
                </w:rPrChange>
              </w:rPr>
              <w:t>14.33 (1.88)</w:t>
            </w:r>
          </w:p>
        </w:tc>
        <w:tc>
          <w:tcPr>
            <w:tcW w:w="1372" w:type="dxa"/>
            <w:vAlign w:val="bottom"/>
          </w:tcPr>
          <w:p w14:paraId="0CA3251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5" w:author="Kayser, Georgia" w:date="2025-07-15T11:03:00Z">
                  <w:rPr/>
                </w:rPrChange>
              </w:rPr>
              <w:t>14.27 (1.91)</w:t>
            </w:r>
          </w:p>
        </w:tc>
        <w:tc>
          <w:tcPr>
            <w:tcW w:w="1281" w:type="dxa"/>
            <w:vAlign w:val="bottom"/>
          </w:tcPr>
          <w:p w14:paraId="0CA3251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6" w:author="Kayser, Georgia" w:date="2025-07-15T11:03:00Z">
                  <w:rPr/>
                </w:rPrChange>
              </w:rPr>
              <w:t>14.15 (1.81)</w:t>
            </w:r>
          </w:p>
        </w:tc>
        <w:tc>
          <w:tcPr>
            <w:tcW w:w="901" w:type="dxa"/>
            <w:vAlign w:val="bottom"/>
          </w:tcPr>
          <w:p w14:paraId="0CA3251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7" w:author="Kayser, Georgia" w:date="2025-07-15T11:03:00Z">
                  <w:rPr/>
                </w:rPrChange>
              </w:rPr>
              <w:t>0.932</w:t>
            </w:r>
          </w:p>
        </w:tc>
      </w:tr>
      <w:tr w:rsidR="00B9096D" w14:paraId="0CA3251C" w14:textId="77777777">
        <w:tc>
          <w:tcPr>
            <w:tcW w:w="2173" w:type="dxa"/>
            <w:vMerge/>
            <w:vAlign w:val="center"/>
          </w:tcPr>
          <w:p w14:paraId="0CA32514" w14:textId="77777777" w:rsidR="00B9096D" w:rsidRDefault="00B9096D">
            <w:pPr>
              <w:jc w:val="center"/>
              <w:rPr>
                <w:rFonts w:cstheme="minorHAnsi"/>
                <w:color w:val="000000"/>
                <w:sz w:val="18"/>
                <w:szCs w:val="18"/>
              </w:rPr>
            </w:pPr>
          </w:p>
        </w:tc>
        <w:tc>
          <w:tcPr>
            <w:tcW w:w="1321" w:type="dxa"/>
          </w:tcPr>
          <w:p w14:paraId="0CA3251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8" w:author="Kayser, Georgia" w:date="2025-07-15T11:03:00Z">
                  <w:rPr/>
                </w:rPrChange>
              </w:rPr>
              <w:t>Summer 2016</w:t>
            </w:r>
          </w:p>
        </w:tc>
        <w:tc>
          <w:tcPr>
            <w:tcW w:w="578" w:type="dxa"/>
            <w:vAlign w:val="bottom"/>
          </w:tcPr>
          <w:p w14:paraId="0CA3251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09" w:author="Kayser, Georgia" w:date="2025-07-15T11:03:00Z">
                  <w:rPr/>
                </w:rPrChange>
              </w:rPr>
              <w:t>535</w:t>
            </w:r>
          </w:p>
        </w:tc>
        <w:tc>
          <w:tcPr>
            <w:tcW w:w="1371" w:type="dxa"/>
            <w:vAlign w:val="bottom"/>
          </w:tcPr>
          <w:p w14:paraId="0CA3251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0" w:author="Kayser, Georgia" w:date="2025-07-15T11:03:00Z">
                  <w:rPr/>
                </w:rPrChange>
              </w:rPr>
              <w:t>14.23 (1.86)</w:t>
            </w:r>
          </w:p>
        </w:tc>
        <w:tc>
          <w:tcPr>
            <w:tcW w:w="1279" w:type="dxa"/>
            <w:vAlign w:val="bottom"/>
          </w:tcPr>
          <w:p w14:paraId="0CA3251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1" w:author="Kayser, Georgia" w:date="2025-07-15T11:03:00Z">
                  <w:rPr/>
                </w:rPrChange>
              </w:rPr>
              <w:t>14.51 (1.75)</w:t>
            </w:r>
          </w:p>
        </w:tc>
        <w:tc>
          <w:tcPr>
            <w:tcW w:w="1372" w:type="dxa"/>
            <w:vAlign w:val="bottom"/>
          </w:tcPr>
          <w:p w14:paraId="0CA3251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2" w:author="Kayser, Georgia" w:date="2025-07-15T11:03:00Z">
                  <w:rPr/>
                </w:rPrChange>
              </w:rPr>
              <w:t>14.57 (1.81)</w:t>
            </w:r>
          </w:p>
        </w:tc>
        <w:tc>
          <w:tcPr>
            <w:tcW w:w="1281" w:type="dxa"/>
            <w:vAlign w:val="bottom"/>
          </w:tcPr>
          <w:p w14:paraId="0CA3251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3" w:author="Kayser, Georgia" w:date="2025-07-15T11:03:00Z">
                  <w:rPr/>
                </w:rPrChange>
              </w:rPr>
              <w:t>14.55 (1.69)</w:t>
            </w:r>
          </w:p>
        </w:tc>
        <w:tc>
          <w:tcPr>
            <w:tcW w:w="901" w:type="dxa"/>
            <w:vAlign w:val="bottom"/>
          </w:tcPr>
          <w:p w14:paraId="0CA3251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4" w:author="Kayser, Georgia" w:date="2025-07-15T11:03:00Z">
                  <w:rPr/>
                </w:rPrChange>
              </w:rPr>
              <w:t>0.359</w:t>
            </w:r>
          </w:p>
        </w:tc>
      </w:tr>
      <w:tr w:rsidR="00B9096D" w14:paraId="0CA32525" w14:textId="77777777">
        <w:tc>
          <w:tcPr>
            <w:tcW w:w="2173" w:type="dxa"/>
            <w:vMerge w:val="restart"/>
            <w:vAlign w:val="center"/>
          </w:tcPr>
          <w:p w14:paraId="0CA3251D"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615" w:author="Kayser, Georgia" w:date="2025-07-15T11:03:00Z">
                  <w:rPr/>
                </w:rPrChange>
              </w:rPr>
              <w:t>Race, Indigenous, % (n)</w:t>
            </w:r>
          </w:p>
        </w:tc>
        <w:tc>
          <w:tcPr>
            <w:tcW w:w="1321" w:type="dxa"/>
          </w:tcPr>
          <w:p w14:paraId="0CA3251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6" w:author="Kayser, Georgia" w:date="2025-07-15T11:03:00Z">
                  <w:rPr/>
                </w:rPrChange>
              </w:rPr>
              <w:t>Summer 2008</w:t>
            </w:r>
          </w:p>
        </w:tc>
        <w:tc>
          <w:tcPr>
            <w:tcW w:w="578" w:type="dxa"/>
            <w:vAlign w:val="bottom"/>
          </w:tcPr>
          <w:p w14:paraId="0CA3251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7" w:author="Kayser, Georgia" w:date="2025-07-15T11:03:00Z">
                  <w:rPr/>
                </w:rPrChange>
              </w:rPr>
              <w:t>310</w:t>
            </w:r>
          </w:p>
        </w:tc>
        <w:tc>
          <w:tcPr>
            <w:tcW w:w="1371" w:type="dxa"/>
            <w:vAlign w:val="bottom"/>
          </w:tcPr>
          <w:p w14:paraId="0CA3252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8" w:author="Kayser, Georgia" w:date="2025-07-15T11:03:00Z">
                  <w:rPr/>
                </w:rPrChange>
              </w:rPr>
              <w:t>0.25 (19)</w:t>
            </w:r>
          </w:p>
        </w:tc>
        <w:tc>
          <w:tcPr>
            <w:tcW w:w="1279" w:type="dxa"/>
            <w:vAlign w:val="bottom"/>
          </w:tcPr>
          <w:p w14:paraId="0CA3252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19" w:author="Kayser, Georgia" w:date="2025-07-15T11:03:00Z">
                  <w:rPr/>
                </w:rPrChange>
              </w:rPr>
              <w:t>0.27 (21)</w:t>
            </w:r>
          </w:p>
        </w:tc>
        <w:tc>
          <w:tcPr>
            <w:tcW w:w="1372" w:type="dxa"/>
            <w:vAlign w:val="bottom"/>
          </w:tcPr>
          <w:p w14:paraId="0CA3252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0" w:author="Kayser, Georgia" w:date="2025-07-15T11:03:00Z">
                  <w:rPr/>
                </w:rPrChange>
              </w:rPr>
              <w:t>0.17 (13)</w:t>
            </w:r>
          </w:p>
        </w:tc>
        <w:tc>
          <w:tcPr>
            <w:tcW w:w="1281" w:type="dxa"/>
            <w:vAlign w:val="bottom"/>
          </w:tcPr>
          <w:p w14:paraId="0CA3252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1" w:author="Kayser, Georgia" w:date="2025-07-15T11:03:00Z">
                  <w:rPr/>
                </w:rPrChange>
              </w:rPr>
              <w:t>0.16 (13)</w:t>
            </w:r>
          </w:p>
        </w:tc>
        <w:tc>
          <w:tcPr>
            <w:tcW w:w="901" w:type="dxa"/>
            <w:vAlign w:val="bottom"/>
          </w:tcPr>
          <w:p w14:paraId="0CA3252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2" w:author="Kayser, Georgia" w:date="2025-07-15T11:03:00Z">
                  <w:rPr/>
                </w:rPrChange>
              </w:rPr>
              <w:t>0.279</w:t>
            </w:r>
          </w:p>
        </w:tc>
      </w:tr>
      <w:tr w:rsidR="00B9096D" w14:paraId="0CA3252E" w14:textId="77777777">
        <w:tc>
          <w:tcPr>
            <w:tcW w:w="2173" w:type="dxa"/>
            <w:vMerge/>
            <w:vAlign w:val="center"/>
          </w:tcPr>
          <w:p w14:paraId="0CA32526" w14:textId="77777777" w:rsidR="00B9096D" w:rsidRDefault="00B9096D">
            <w:pPr>
              <w:jc w:val="center"/>
              <w:rPr>
                <w:rFonts w:cstheme="minorHAnsi"/>
                <w:color w:val="000000"/>
                <w:sz w:val="18"/>
                <w:szCs w:val="18"/>
              </w:rPr>
            </w:pPr>
          </w:p>
        </w:tc>
        <w:tc>
          <w:tcPr>
            <w:tcW w:w="1321" w:type="dxa"/>
          </w:tcPr>
          <w:p w14:paraId="0CA3252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3" w:author="Kayser, Georgia" w:date="2025-07-15T11:03:00Z">
                  <w:rPr/>
                </w:rPrChange>
              </w:rPr>
              <w:t>Spring 2016</w:t>
            </w:r>
          </w:p>
        </w:tc>
        <w:tc>
          <w:tcPr>
            <w:tcW w:w="578" w:type="dxa"/>
            <w:vAlign w:val="bottom"/>
          </w:tcPr>
          <w:p w14:paraId="0CA3252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4" w:author="Kayser, Georgia" w:date="2025-07-15T11:03:00Z">
                  <w:rPr/>
                </w:rPrChange>
              </w:rPr>
              <w:t>330</w:t>
            </w:r>
          </w:p>
        </w:tc>
        <w:tc>
          <w:tcPr>
            <w:tcW w:w="1371" w:type="dxa"/>
            <w:vAlign w:val="bottom"/>
          </w:tcPr>
          <w:p w14:paraId="0CA3252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5" w:author="Kayser, Georgia" w:date="2025-07-15T11:03:00Z">
                  <w:rPr/>
                </w:rPrChange>
              </w:rPr>
              <w:t>0.15 (12)</w:t>
            </w:r>
          </w:p>
        </w:tc>
        <w:tc>
          <w:tcPr>
            <w:tcW w:w="1279" w:type="dxa"/>
            <w:vAlign w:val="bottom"/>
          </w:tcPr>
          <w:p w14:paraId="0CA3252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6" w:author="Kayser, Georgia" w:date="2025-07-15T11:03:00Z">
                  <w:rPr/>
                </w:rPrChange>
              </w:rPr>
              <w:t>0.3 (24)</w:t>
            </w:r>
          </w:p>
        </w:tc>
        <w:tc>
          <w:tcPr>
            <w:tcW w:w="1372" w:type="dxa"/>
            <w:vAlign w:val="bottom"/>
          </w:tcPr>
          <w:p w14:paraId="0CA3252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7" w:author="Kayser, Georgia" w:date="2025-07-15T11:03:00Z">
                  <w:rPr/>
                </w:rPrChange>
              </w:rPr>
              <w:t>0.19 (16)</w:t>
            </w:r>
          </w:p>
        </w:tc>
        <w:tc>
          <w:tcPr>
            <w:tcW w:w="1281" w:type="dxa"/>
            <w:vAlign w:val="bottom"/>
          </w:tcPr>
          <w:p w14:paraId="0CA3252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8" w:author="Kayser, Georgia" w:date="2025-07-15T11:03:00Z">
                  <w:rPr/>
                </w:rPrChange>
              </w:rPr>
              <w:t>0.31 (26)</w:t>
            </w:r>
          </w:p>
        </w:tc>
        <w:tc>
          <w:tcPr>
            <w:tcW w:w="901" w:type="dxa"/>
            <w:vAlign w:val="bottom"/>
          </w:tcPr>
          <w:p w14:paraId="0CA3252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29" w:author="Kayser, Georgia" w:date="2025-07-15T11:03:00Z">
                  <w:rPr/>
                </w:rPrChange>
              </w:rPr>
              <w:t>0.029*</w:t>
            </w:r>
          </w:p>
        </w:tc>
      </w:tr>
      <w:tr w:rsidR="00B9096D" w14:paraId="0CA32537" w14:textId="77777777">
        <w:tc>
          <w:tcPr>
            <w:tcW w:w="2173" w:type="dxa"/>
            <w:vMerge/>
            <w:vAlign w:val="center"/>
          </w:tcPr>
          <w:p w14:paraId="0CA3252F" w14:textId="77777777" w:rsidR="00B9096D" w:rsidRDefault="00B9096D">
            <w:pPr>
              <w:jc w:val="center"/>
              <w:rPr>
                <w:rFonts w:cstheme="minorHAnsi"/>
                <w:color w:val="000000"/>
                <w:sz w:val="18"/>
                <w:szCs w:val="18"/>
              </w:rPr>
            </w:pPr>
          </w:p>
        </w:tc>
        <w:tc>
          <w:tcPr>
            <w:tcW w:w="1321" w:type="dxa"/>
          </w:tcPr>
          <w:p w14:paraId="0CA3253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0" w:author="Kayser, Georgia" w:date="2025-07-15T11:03:00Z">
                  <w:rPr/>
                </w:rPrChange>
              </w:rPr>
              <w:t>Summer 2016</w:t>
            </w:r>
          </w:p>
        </w:tc>
        <w:tc>
          <w:tcPr>
            <w:tcW w:w="578" w:type="dxa"/>
            <w:vAlign w:val="bottom"/>
          </w:tcPr>
          <w:p w14:paraId="0CA3253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1" w:author="Kayser, Georgia" w:date="2025-07-15T11:03:00Z">
                  <w:rPr/>
                </w:rPrChange>
              </w:rPr>
              <w:t>535</w:t>
            </w:r>
          </w:p>
        </w:tc>
        <w:tc>
          <w:tcPr>
            <w:tcW w:w="1371" w:type="dxa"/>
            <w:vAlign w:val="bottom"/>
          </w:tcPr>
          <w:p w14:paraId="0CA3253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2" w:author="Kayser, Georgia" w:date="2025-07-15T11:03:00Z">
                  <w:rPr/>
                </w:rPrChange>
              </w:rPr>
              <w:t>0.1 (14)</w:t>
            </w:r>
          </w:p>
        </w:tc>
        <w:tc>
          <w:tcPr>
            <w:tcW w:w="1279" w:type="dxa"/>
            <w:vAlign w:val="bottom"/>
          </w:tcPr>
          <w:p w14:paraId="0CA3253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3" w:author="Kayser, Georgia" w:date="2025-07-15T11:03:00Z">
                  <w:rPr/>
                </w:rPrChange>
              </w:rPr>
              <w:t>0.24 (32)</w:t>
            </w:r>
          </w:p>
        </w:tc>
        <w:tc>
          <w:tcPr>
            <w:tcW w:w="1372" w:type="dxa"/>
            <w:vAlign w:val="bottom"/>
          </w:tcPr>
          <w:p w14:paraId="0CA3253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4" w:author="Kayser, Georgia" w:date="2025-07-15T11:03:00Z">
                  <w:rPr/>
                </w:rPrChange>
              </w:rPr>
              <w:t>0.19 (26)</w:t>
            </w:r>
          </w:p>
        </w:tc>
        <w:tc>
          <w:tcPr>
            <w:tcW w:w="1281" w:type="dxa"/>
            <w:vAlign w:val="bottom"/>
          </w:tcPr>
          <w:p w14:paraId="0CA3253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5" w:author="Kayser, Georgia" w:date="2025-07-15T11:03:00Z">
                  <w:rPr/>
                </w:rPrChange>
              </w:rPr>
              <w:t>0.32 (43)</w:t>
            </w:r>
          </w:p>
        </w:tc>
        <w:tc>
          <w:tcPr>
            <w:tcW w:w="901" w:type="dxa"/>
            <w:vAlign w:val="bottom"/>
          </w:tcPr>
          <w:p w14:paraId="0CA3253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6" w:author="Kayser, Georgia" w:date="2025-07-15T11:03:00Z">
                  <w:rPr/>
                </w:rPrChange>
              </w:rPr>
              <w:t>&lt;0.001*</w:t>
            </w:r>
          </w:p>
        </w:tc>
      </w:tr>
      <w:tr w:rsidR="00B9096D" w14:paraId="0CA32540" w14:textId="77777777">
        <w:tc>
          <w:tcPr>
            <w:tcW w:w="2173" w:type="dxa"/>
            <w:vMerge w:val="restart"/>
            <w:vAlign w:val="center"/>
          </w:tcPr>
          <w:p w14:paraId="0CA32538"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637" w:author="Kayser, Georgia" w:date="2025-07-15T11:03:00Z">
                  <w:rPr/>
                </w:rPrChange>
              </w:rPr>
              <w:t>Sex, female, % (n)</w:t>
            </w:r>
          </w:p>
        </w:tc>
        <w:tc>
          <w:tcPr>
            <w:tcW w:w="1321" w:type="dxa"/>
          </w:tcPr>
          <w:p w14:paraId="0CA3253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8" w:author="Kayser, Georgia" w:date="2025-07-15T11:03:00Z">
                  <w:rPr/>
                </w:rPrChange>
              </w:rPr>
              <w:t>Summer 2008</w:t>
            </w:r>
          </w:p>
        </w:tc>
        <w:tc>
          <w:tcPr>
            <w:tcW w:w="578" w:type="dxa"/>
            <w:vAlign w:val="bottom"/>
          </w:tcPr>
          <w:p w14:paraId="0CA3253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39" w:author="Kayser, Georgia" w:date="2025-07-15T11:03:00Z">
                  <w:rPr/>
                </w:rPrChange>
              </w:rPr>
              <w:t>310</w:t>
            </w:r>
          </w:p>
        </w:tc>
        <w:tc>
          <w:tcPr>
            <w:tcW w:w="1371" w:type="dxa"/>
            <w:vAlign w:val="bottom"/>
          </w:tcPr>
          <w:p w14:paraId="0CA3253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0" w:author="Kayser, Georgia" w:date="2025-07-15T11:03:00Z">
                  <w:rPr/>
                </w:rPrChange>
              </w:rPr>
              <w:t>0.46 (35)</w:t>
            </w:r>
          </w:p>
        </w:tc>
        <w:tc>
          <w:tcPr>
            <w:tcW w:w="1279" w:type="dxa"/>
            <w:vAlign w:val="bottom"/>
          </w:tcPr>
          <w:p w14:paraId="0CA3253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1" w:author="Kayser, Georgia" w:date="2025-07-15T11:03:00Z">
                  <w:rPr/>
                </w:rPrChange>
              </w:rPr>
              <w:t>0.48 (38)</w:t>
            </w:r>
          </w:p>
        </w:tc>
        <w:tc>
          <w:tcPr>
            <w:tcW w:w="1372" w:type="dxa"/>
            <w:vAlign w:val="bottom"/>
          </w:tcPr>
          <w:p w14:paraId="0CA3253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2" w:author="Kayser, Georgia" w:date="2025-07-15T11:03:00Z">
                  <w:rPr/>
                </w:rPrChange>
              </w:rPr>
              <w:t>0.51 (39)</w:t>
            </w:r>
          </w:p>
        </w:tc>
        <w:tc>
          <w:tcPr>
            <w:tcW w:w="1281" w:type="dxa"/>
            <w:vAlign w:val="bottom"/>
          </w:tcPr>
          <w:p w14:paraId="0CA3253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3" w:author="Kayser, Georgia" w:date="2025-07-15T11:03:00Z">
                  <w:rPr/>
                </w:rPrChange>
              </w:rPr>
              <w:t>0.53 (42)</w:t>
            </w:r>
          </w:p>
        </w:tc>
        <w:tc>
          <w:tcPr>
            <w:tcW w:w="901" w:type="dxa"/>
            <w:vAlign w:val="bottom"/>
          </w:tcPr>
          <w:p w14:paraId="0CA3253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4" w:author="Kayser, Georgia" w:date="2025-07-15T11:03:00Z">
                  <w:rPr/>
                </w:rPrChange>
              </w:rPr>
              <w:t>0.815</w:t>
            </w:r>
          </w:p>
        </w:tc>
      </w:tr>
      <w:tr w:rsidR="00B9096D" w14:paraId="0CA32549" w14:textId="77777777">
        <w:tc>
          <w:tcPr>
            <w:tcW w:w="2173" w:type="dxa"/>
            <w:vMerge/>
            <w:vAlign w:val="center"/>
          </w:tcPr>
          <w:p w14:paraId="0CA32541" w14:textId="77777777" w:rsidR="00B9096D" w:rsidRDefault="00B9096D">
            <w:pPr>
              <w:jc w:val="center"/>
              <w:rPr>
                <w:rFonts w:cstheme="minorHAnsi"/>
                <w:color w:val="000000"/>
                <w:sz w:val="18"/>
                <w:szCs w:val="18"/>
              </w:rPr>
            </w:pPr>
          </w:p>
        </w:tc>
        <w:tc>
          <w:tcPr>
            <w:tcW w:w="1321" w:type="dxa"/>
          </w:tcPr>
          <w:p w14:paraId="0CA3254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5" w:author="Kayser, Georgia" w:date="2025-07-15T11:03:00Z">
                  <w:rPr/>
                </w:rPrChange>
              </w:rPr>
              <w:t>Spring 2016</w:t>
            </w:r>
          </w:p>
        </w:tc>
        <w:tc>
          <w:tcPr>
            <w:tcW w:w="578" w:type="dxa"/>
            <w:vAlign w:val="bottom"/>
          </w:tcPr>
          <w:p w14:paraId="0CA3254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6" w:author="Kayser, Georgia" w:date="2025-07-15T11:03:00Z">
                  <w:rPr/>
                </w:rPrChange>
              </w:rPr>
              <w:t>330</w:t>
            </w:r>
          </w:p>
        </w:tc>
        <w:tc>
          <w:tcPr>
            <w:tcW w:w="1371" w:type="dxa"/>
            <w:vAlign w:val="bottom"/>
          </w:tcPr>
          <w:p w14:paraId="0CA3254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7" w:author="Kayser, Georgia" w:date="2025-07-15T11:03:00Z">
                  <w:rPr/>
                </w:rPrChange>
              </w:rPr>
              <w:t>0.51 (42)</w:t>
            </w:r>
          </w:p>
        </w:tc>
        <w:tc>
          <w:tcPr>
            <w:tcW w:w="1279" w:type="dxa"/>
            <w:vAlign w:val="bottom"/>
          </w:tcPr>
          <w:p w14:paraId="0CA3254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8" w:author="Kayser, Georgia" w:date="2025-07-15T11:03:00Z">
                  <w:rPr/>
                </w:rPrChange>
              </w:rPr>
              <w:t>0.49 (40)</w:t>
            </w:r>
          </w:p>
        </w:tc>
        <w:tc>
          <w:tcPr>
            <w:tcW w:w="1372" w:type="dxa"/>
            <w:vAlign w:val="bottom"/>
          </w:tcPr>
          <w:p w14:paraId="0CA3254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49" w:author="Kayser, Georgia" w:date="2025-07-15T11:03:00Z">
                  <w:rPr/>
                </w:rPrChange>
              </w:rPr>
              <w:t>0.52 (44)</w:t>
            </w:r>
          </w:p>
        </w:tc>
        <w:tc>
          <w:tcPr>
            <w:tcW w:w="1281" w:type="dxa"/>
            <w:vAlign w:val="bottom"/>
          </w:tcPr>
          <w:p w14:paraId="0CA3254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0" w:author="Kayser, Georgia" w:date="2025-07-15T11:03:00Z">
                  <w:rPr/>
                </w:rPrChange>
              </w:rPr>
              <w:t>0.43 (36)</w:t>
            </w:r>
          </w:p>
        </w:tc>
        <w:tc>
          <w:tcPr>
            <w:tcW w:w="901" w:type="dxa"/>
            <w:vAlign w:val="bottom"/>
          </w:tcPr>
          <w:p w14:paraId="0CA3254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1" w:author="Kayser, Georgia" w:date="2025-07-15T11:03:00Z">
                  <w:rPr/>
                </w:rPrChange>
              </w:rPr>
              <w:t>0.659</w:t>
            </w:r>
          </w:p>
        </w:tc>
      </w:tr>
      <w:tr w:rsidR="00B9096D" w14:paraId="0CA32552" w14:textId="77777777">
        <w:tc>
          <w:tcPr>
            <w:tcW w:w="2173" w:type="dxa"/>
            <w:vMerge/>
            <w:vAlign w:val="center"/>
          </w:tcPr>
          <w:p w14:paraId="0CA3254A" w14:textId="77777777" w:rsidR="00B9096D" w:rsidRDefault="00B9096D">
            <w:pPr>
              <w:jc w:val="center"/>
              <w:rPr>
                <w:rFonts w:cstheme="minorHAnsi"/>
                <w:color w:val="000000"/>
                <w:sz w:val="18"/>
                <w:szCs w:val="18"/>
              </w:rPr>
            </w:pPr>
          </w:p>
        </w:tc>
        <w:tc>
          <w:tcPr>
            <w:tcW w:w="1321" w:type="dxa"/>
          </w:tcPr>
          <w:p w14:paraId="0CA3254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2" w:author="Kayser, Georgia" w:date="2025-07-15T11:03:00Z">
                  <w:rPr/>
                </w:rPrChange>
              </w:rPr>
              <w:t>Summer 2016</w:t>
            </w:r>
          </w:p>
        </w:tc>
        <w:tc>
          <w:tcPr>
            <w:tcW w:w="578" w:type="dxa"/>
            <w:vAlign w:val="bottom"/>
          </w:tcPr>
          <w:p w14:paraId="0CA3254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3" w:author="Kayser, Georgia" w:date="2025-07-15T11:03:00Z">
                  <w:rPr/>
                </w:rPrChange>
              </w:rPr>
              <w:t>535</w:t>
            </w:r>
          </w:p>
        </w:tc>
        <w:tc>
          <w:tcPr>
            <w:tcW w:w="1371" w:type="dxa"/>
            <w:vAlign w:val="bottom"/>
          </w:tcPr>
          <w:p w14:paraId="0CA3254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4" w:author="Kayser, Georgia" w:date="2025-07-15T11:03:00Z">
                  <w:rPr/>
                </w:rPrChange>
              </w:rPr>
              <w:t>0.57 (77)</w:t>
            </w:r>
          </w:p>
        </w:tc>
        <w:tc>
          <w:tcPr>
            <w:tcW w:w="1279" w:type="dxa"/>
            <w:vAlign w:val="bottom"/>
          </w:tcPr>
          <w:p w14:paraId="0CA3254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5" w:author="Kayser, Georgia" w:date="2025-07-15T11:03:00Z">
                  <w:rPr/>
                </w:rPrChange>
              </w:rPr>
              <w:t>0.52 (68)</w:t>
            </w:r>
          </w:p>
        </w:tc>
        <w:tc>
          <w:tcPr>
            <w:tcW w:w="1372" w:type="dxa"/>
            <w:vAlign w:val="bottom"/>
          </w:tcPr>
          <w:p w14:paraId="0CA3254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6" w:author="Kayser, Georgia" w:date="2025-07-15T11:03:00Z">
                  <w:rPr/>
                </w:rPrChange>
              </w:rPr>
              <w:t>0.51 (70)</w:t>
            </w:r>
          </w:p>
        </w:tc>
        <w:tc>
          <w:tcPr>
            <w:tcW w:w="1281" w:type="dxa"/>
            <w:vAlign w:val="bottom"/>
          </w:tcPr>
          <w:p w14:paraId="0CA3255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7" w:author="Kayser, Georgia" w:date="2025-07-15T11:03:00Z">
                  <w:rPr/>
                </w:rPrChange>
              </w:rPr>
              <w:t>0.43 (57)</w:t>
            </w:r>
          </w:p>
        </w:tc>
        <w:tc>
          <w:tcPr>
            <w:tcW w:w="901" w:type="dxa"/>
            <w:vAlign w:val="bottom"/>
          </w:tcPr>
          <w:p w14:paraId="0CA3255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58" w:author="Kayser, Georgia" w:date="2025-07-15T11:03:00Z">
                  <w:rPr/>
                </w:rPrChange>
              </w:rPr>
              <w:t>0.106</w:t>
            </w:r>
          </w:p>
        </w:tc>
      </w:tr>
      <w:tr w:rsidR="00B9096D" w14:paraId="0CA3255B" w14:textId="77777777">
        <w:tc>
          <w:tcPr>
            <w:tcW w:w="2173" w:type="dxa"/>
            <w:vMerge w:val="restart"/>
            <w:vAlign w:val="center"/>
          </w:tcPr>
          <w:p w14:paraId="0CA32553"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659" w:author="Kayser, Georgia" w:date="2025-07-15T11:03:00Z">
                  <w:rPr/>
                </w:rPrChange>
              </w:rPr>
              <w:t>Days after Mother’s Day harvest, mean (SD)</w:t>
            </w:r>
          </w:p>
        </w:tc>
        <w:tc>
          <w:tcPr>
            <w:tcW w:w="1321" w:type="dxa"/>
          </w:tcPr>
          <w:p w14:paraId="0CA3255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0" w:author="Kayser, Georgia" w:date="2025-07-15T11:03:00Z">
                  <w:rPr/>
                </w:rPrChange>
              </w:rPr>
              <w:t>Summer 2008</w:t>
            </w:r>
          </w:p>
        </w:tc>
        <w:tc>
          <w:tcPr>
            <w:tcW w:w="578" w:type="dxa"/>
            <w:vAlign w:val="bottom"/>
          </w:tcPr>
          <w:p w14:paraId="0CA3255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1" w:author="Kayser, Georgia" w:date="2025-07-15T11:03:00Z">
                  <w:rPr/>
                </w:rPrChange>
              </w:rPr>
              <w:t>310</w:t>
            </w:r>
          </w:p>
        </w:tc>
        <w:tc>
          <w:tcPr>
            <w:tcW w:w="1371" w:type="dxa"/>
            <w:vAlign w:val="bottom"/>
          </w:tcPr>
          <w:p w14:paraId="0CA3255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2" w:author="Kayser, Georgia" w:date="2025-07-15T11:03:00Z">
                  <w:rPr/>
                </w:rPrChange>
              </w:rPr>
              <w:t>84.82 (8.09)</w:t>
            </w:r>
          </w:p>
        </w:tc>
        <w:tc>
          <w:tcPr>
            <w:tcW w:w="1279" w:type="dxa"/>
            <w:vAlign w:val="bottom"/>
          </w:tcPr>
          <w:p w14:paraId="0CA3255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3" w:author="Kayser, Georgia" w:date="2025-07-15T11:03:00Z">
                  <w:rPr/>
                </w:rPrChange>
              </w:rPr>
              <w:t>83.41 (7.88)</w:t>
            </w:r>
          </w:p>
        </w:tc>
        <w:tc>
          <w:tcPr>
            <w:tcW w:w="1372" w:type="dxa"/>
            <w:vAlign w:val="bottom"/>
          </w:tcPr>
          <w:p w14:paraId="0CA3255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4" w:author="Kayser, Georgia" w:date="2025-07-15T11:03:00Z">
                  <w:rPr/>
                </w:rPrChange>
              </w:rPr>
              <w:t>88.22 (8.21)</w:t>
            </w:r>
          </w:p>
        </w:tc>
        <w:tc>
          <w:tcPr>
            <w:tcW w:w="1281" w:type="dxa"/>
            <w:vAlign w:val="bottom"/>
          </w:tcPr>
          <w:p w14:paraId="0CA3255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5" w:author="Kayser, Georgia" w:date="2025-07-15T11:03:00Z">
                  <w:rPr/>
                </w:rPrChange>
              </w:rPr>
              <w:t>81.76 (15.89)</w:t>
            </w:r>
          </w:p>
        </w:tc>
        <w:tc>
          <w:tcPr>
            <w:tcW w:w="901" w:type="dxa"/>
            <w:vAlign w:val="bottom"/>
          </w:tcPr>
          <w:p w14:paraId="0CA3255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6" w:author="Kayser, Georgia" w:date="2025-07-15T11:03:00Z">
                  <w:rPr/>
                </w:rPrChange>
              </w:rPr>
              <w:t>0.002*</w:t>
            </w:r>
          </w:p>
        </w:tc>
      </w:tr>
      <w:tr w:rsidR="00B9096D" w14:paraId="0CA32564" w14:textId="77777777">
        <w:tc>
          <w:tcPr>
            <w:tcW w:w="2173" w:type="dxa"/>
            <w:vMerge/>
            <w:vAlign w:val="center"/>
          </w:tcPr>
          <w:p w14:paraId="0CA3255C" w14:textId="77777777" w:rsidR="00B9096D" w:rsidRDefault="00B9096D">
            <w:pPr>
              <w:jc w:val="center"/>
              <w:rPr>
                <w:rFonts w:cstheme="minorHAnsi"/>
                <w:color w:val="000000"/>
                <w:sz w:val="18"/>
                <w:szCs w:val="18"/>
              </w:rPr>
            </w:pPr>
          </w:p>
        </w:tc>
        <w:tc>
          <w:tcPr>
            <w:tcW w:w="1321" w:type="dxa"/>
          </w:tcPr>
          <w:p w14:paraId="0CA3255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7" w:author="Kayser, Georgia" w:date="2025-07-15T11:03:00Z">
                  <w:rPr/>
                </w:rPrChange>
              </w:rPr>
              <w:t>Spring 2016</w:t>
            </w:r>
          </w:p>
        </w:tc>
        <w:tc>
          <w:tcPr>
            <w:tcW w:w="578" w:type="dxa"/>
            <w:vAlign w:val="bottom"/>
          </w:tcPr>
          <w:p w14:paraId="0CA3255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8" w:author="Kayser, Georgia" w:date="2025-07-15T11:03:00Z">
                  <w:rPr/>
                </w:rPrChange>
              </w:rPr>
              <w:t>330</w:t>
            </w:r>
          </w:p>
        </w:tc>
        <w:tc>
          <w:tcPr>
            <w:tcW w:w="1371" w:type="dxa"/>
            <w:vAlign w:val="bottom"/>
          </w:tcPr>
          <w:p w14:paraId="0CA3255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69" w:author="Kayser, Georgia" w:date="2025-07-15T11:03:00Z">
                  <w:rPr/>
                </w:rPrChange>
              </w:rPr>
              <w:t>-12.22 (5.83)</w:t>
            </w:r>
          </w:p>
        </w:tc>
        <w:tc>
          <w:tcPr>
            <w:tcW w:w="1279" w:type="dxa"/>
            <w:vAlign w:val="bottom"/>
          </w:tcPr>
          <w:p w14:paraId="0CA3256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0" w:author="Kayser, Georgia" w:date="2025-07-15T11:03:00Z">
                  <w:rPr/>
                </w:rPrChange>
              </w:rPr>
              <w:t>-12.26 (4.83)</w:t>
            </w:r>
          </w:p>
        </w:tc>
        <w:tc>
          <w:tcPr>
            <w:tcW w:w="1372" w:type="dxa"/>
            <w:vAlign w:val="bottom"/>
          </w:tcPr>
          <w:p w14:paraId="0CA3256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1" w:author="Kayser, Georgia" w:date="2025-07-15T11:03:00Z">
                  <w:rPr/>
                </w:rPrChange>
              </w:rPr>
              <w:t>-10.77 (6.04)</w:t>
            </w:r>
          </w:p>
        </w:tc>
        <w:tc>
          <w:tcPr>
            <w:tcW w:w="1281" w:type="dxa"/>
            <w:vAlign w:val="bottom"/>
          </w:tcPr>
          <w:p w14:paraId="0CA3256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2" w:author="Kayser, Georgia" w:date="2025-07-15T11:03:00Z">
                  <w:rPr/>
                </w:rPrChange>
              </w:rPr>
              <w:t>-15.49 (3.85)</w:t>
            </w:r>
          </w:p>
        </w:tc>
        <w:tc>
          <w:tcPr>
            <w:tcW w:w="901" w:type="dxa"/>
            <w:vAlign w:val="bottom"/>
          </w:tcPr>
          <w:p w14:paraId="0CA3256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3" w:author="Kayser, Georgia" w:date="2025-07-15T11:03:00Z">
                  <w:rPr/>
                </w:rPrChange>
              </w:rPr>
              <w:t>&lt;0.001*</w:t>
            </w:r>
          </w:p>
        </w:tc>
      </w:tr>
      <w:tr w:rsidR="00B9096D" w14:paraId="0CA3256D" w14:textId="77777777">
        <w:tc>
          <w:tcPr>
            <w:tcW w:w="2173" w:type="dxa"/>
            <w:vMerge/>
            <w:vAlign w:val="center"/>
          </w:tcPr>
          <w:p w14:paraId="0CA32565" w14:textId="77777777" w:rsidR="00B9096D" w:rsidRDefault="00B9096D">
            <w:pPr>
              <w:jc w:val="center"/>
              <w:rPr>
                <w:rFonts w:cstheme="minorHAnsi"/>
                <w:color w:val="000000"/>
                <w:sz w:val="18"/>
                <w:szCs w:val="18"/>
              </w:rPr>
            </w:pPr>
          </w:p>
        </w:tc>
        <w:tc>
          <w:tcPr>
            <w:tcW w:w="1321" w:type="dxa"/>
          </w:tcPr>
          <w:p w14:paraId="0CA3256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4" w:author="Kayser, Georgia" w:date="2025-07-15T11:03:00Z">
                  <w:rPr/>
                </w:rPrChange>
              </w:rPr>
              <w:t>Summer 2016</w:t>
            </w:r>
          </w:p>
        </w:tc>
        <w:tc>
          <w:tcPr>
            <w:tcW w:w="578" w:type="dxa"/>
            <w:vAlign w:val="bottom"/>
          </w:tcPr>
          <w:p w14:paraId="0CA3256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5" w:author="Kayser, Georgia" w:date="2025-07-15T11:03:00Z">
                  <w:rPr/>
                </w:rPrChange>
              </w:rPr>
              <w:t>535</w:t>
            </w:r>
          </w:p>
        </w:tc>
        <w:tc>
          <w:tcPr>
            <w:tcW w:w="1371" w:type="dxa"/>
            <w:vAlign w:val="bottom"/>
          </w:tcPr>
          <w:p w14:paraId="0CA3256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6" w:author="Kayser, Georgia" w:date="2025-07-15T11:03:00Z">
                  <w:rPr/>
                </w:rPrChange>
              </w:rPr>
              <w:t>102.35 (18.71)</w:t>
            </w:r>
          </w:p>
        </w:tc>
        <w:tc>
          <w:tcPr>
            <w:tcW w:w="1279" w:type="dxa"/>
            <w:vAlign w:val="bottom"/>
          </w:tcPr>
          <w:p w14:paraId="0CA3256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7" w:author="Kayser, Georgia" w:date="2025-07-15T11:03:00Z">
                  <w:rPr/>
                </w:rPrChange>
              </w:rPr>
              <w:t>97.56 (15.22)</w:t>
            </w:r>
          </w:p>
        </w:tc>
        <w:tc>
          <w:tcPr>
            <w:tcW w:w="1372" w:type="dxa"/>
            <w:vAlign w:val="bottom"/>
          </w:tcPr>
          <w:p w14:paraId="0CA3256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8" w:author="Kayser, Georgia" w:date="2025-07-15T11:03:00Z">
                  <w:rPr/>
                </w:rPrChange>
              </w:rPr>
              <w:t>103.44 (21.81)</w:t>
            </w:r>
          </w:p>
        </w:tc>
        <w:tc>
          <w:tcPr>
            <w:tcW w:w="1281" w:type="dxa"/>
            <w:vAlign w:val="bottom"/>
          </w:tcPr>
          <w:p w14:paraId="0CA3256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79" w:author="Kayser, Georgia" w:date="2025-07-15T11:03:00Z">
                  <w:rPr/>
                </w:rPrChange>
              </w:rPr>
              <w:t>105.6 (17.4)</w:t>
            </w:r>
          </w:p>
        </w:tc>
        <w:tc>
          <w:tcPr>
            <w:tcW w:w="901" w:type="dxa"/>
            <w:vAlign w:val="bottom"/>
          </w:tcPr>
          <w:p w14:paraId="0CA3256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0" w:author="Kayser, Georgia" w:date="2025-07-15T11:03:00Z">
                  <w:rPr/>
                </w:rPrChange>
              </w:rPr>
              <w:t>0.004*</w:t>
            </w:r>
          </w:p>
        </w:tc>
      </w:tr>
      <w:tr w:rsidR="00B9096D" w14:paraId="0CA32576" w14:textId="77777777">
        <w:tc>
          <w:tcPr>
            <w:tcW w:w="2173" w:type="dxa"/>
            <w:vMerge w:val="restart"/>
            <w:vAlign w:val="center"/>
          </w:tcPr>
          <w:p w14:paraId="0CA3256E"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681" w:author="Kayser, Georgia" w:date="2025-07-15T11:03:00Z">
                  <w:rPr/>
                </w:rPrChange>
              </w:rPr>
              <w:t>Z-score-height-for-age, mean (SD)</w:t>
            </w:r>
          </w:p>
        </w:tc>
        <w:tc>
          <w:tcPr>
            <w:tcW w:w="1321" w:type="dxa"/>
          </w:tcPr>
          <w:p w14:paraId="0CA3256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2" w:author="Kayser, Georgia" w:date="2025-07-15T11:03:00Z">
                  <w:rPr/>
                </w:rPrChange>
              </w:rPr>
              <w:t>Summer 2008</w:t>
            </w:r>
          </w:p>
        </w:tc>
        <w:tc>
          <w:tcPr>
            <w:tcW w:w="578" w:type="dxa"/>
            <w:vAlign w:val="bottom"/>
          </w:tcPr>
          <w:p w14:paraId="0CA3257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3" w:author="Kayser, Georgia" w:date="2025-07-15T11:03:00Z">
                  <w:rPr/>
                </w:rPrChange>
              </w:rPr>
              <w:t>309</w:t>
            </w:r>
          </w:p>
        </w:tc>
        <w:tc>
          <w:tcPr>
            <w:tcW w:w="1371" w:type="dxa"/>
            <w:vAlign w:val="bottom"/>
          </w:tcPr>
          <w:p w14:paraId="0CA3257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4" w:author="Kayser, Georgia" w:date="2025-07-15T11:03:00Z">
                  <w:rPr/>
                </w:rPrChange>
              </w:rPr>
              <w:t>-1.41 (0.98)</w:t>
            </w:r>
          </w:p>
        </w:tc>
        <w:tc>
          <w:tcPr>
            <w:tcW w:w="1279" w:type="dxa"/>
            <w:vAlign w:val="bottom"/>
          </w:tcPr>
          <w:p w14:paraId="0CA3257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5" w:author="Kayser, Georgia" w:date="2025-07-15T11:03:00Z">
                  <w:rPr/>
                </w:rPrChange>
              </w:rPr>
              <w:t>-1.22 (0.99)</w:t>
            </w:r>
          </w:p>
        </w:tc>
        <w:tc>
          <w:tcPr>
            <w:tcW w:w="1372" w:type="dxa"/>
            <w:vAlign w:val="bottom"/>
          </w:tcPr>
          <w:p w14:paraId="0CA3257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6" w:author="Kayser, Georgia" w:date="2025-07-15T11:03:00Z">
                  <w:rPr/>
                </w:rPrChange>
              </w:rPr>
              <w:t>-1.29 (0.92)</w:t>
            </w:r>
          </w:p>
        </w:tc>
        <w:tc>
          <w:tcPr>
            <w:tcW w:w="1281" w:type="dxa"/>
            <w:vAlign w:val="bottom"/>
          </w:tcPr>
          <w:p w14:paraId="0CA3257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7" w:author="Kayser, Georgia" w:date="2025-07-15T11:03:00Z">
                  <w:rPr/>
                </w:rPrChange>
              </w:rPr>
              <w:t>-1.1 (1.03)</w:t>
            </w:r>
          </w:p>
        </w:tc>
        <w:tc>
          <w:tcPr>
            <w:tcW w:w="901" w:type="dxa"/>
            <w:vAlign w:val="bottom"/>
          </w:tcPr>
          <w:p w14:paraId="0CA3257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8" w:author="Kayser, Georgia" w:date="2025-07-15T11:03:00Z">
                  <w:rPr/>
                </w:rPrChange>
              </w:rPr>
              <w:t>0.26</w:t>
            </w:r>
          </w:p>
        </w:tc>
      </w:tr>
      <w:tr w:rsidR="00B9096D" w14:paraId="0CA3257F" w14:textId="77777777">
        <w:tc>
          <w:tcPr>
            <w:tcW w:w="2173" w:type="dxa"/>
            <w:vMerge/>
            <w:vAlign w:val="center"/>
          </w:tcPr>
          <w:p w14:paraId="0CA32577" w14:textId="77777777" w:rsidR="00B9096D" w:rsidRDefault="00B9096D">
            <w:pPr>
              <w:jc w:val="center"/>
              <w:rPr>
                <w:rFonts w:cstheme="minorHAnsi"/>
                <w:color w:val="000000"/>
                <w:sz w:val="18"/>
                <w:szCs w:val="18"/>
              </w:rPr>
            </w:pPr>
          </w:p>
        </w:tc>
        <w:tc>
          <w:tcPr>
            <w:tcW w:w="1321" w:type="dxa"/>
          </w:tcPr>
          <w:p w14:paraId="0CA3257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89" w:author="Kayser, Georgia" w:date="2025-07-15T11:03:00Z">
                  <w:rPr/>
                </w:rPrChange>
              </w:rPr>
              <w:t>Spring 2016</w:t>
            </w:r>
          </w:p>
        </w:tc>
        <w:tc>
          <w:tcPr>
            <w:tcW w:w="578" w:type="dxa"/>
            <w:vAlign w:val="bottom"/>
          </w:tcPr>
          <w:p w14:paraId="0CA3257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0" w:author="Kayser, Georgia" w:date="2025-07-15T11:03:00Z">
                  <w:rPr/>
                </w:rPrChange>
              </w:rPr>
              <w:t>326</w:t>
            </w:r>
          </w:p>
        </w:tc>
        <w:tc>
          <w:tcPr>
            <w:tcW w:w="1371" w:type="dxa"/>
            <w:vAlign w:val="bottom"/>
          </w:tcPr>
          <w:p w14:paraId="0CA3257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1" w:author="Kayser, Georgia" w:date="2025-07-15T11:03:00Z">
                  <w:rPr/>
                </w:rPrChange>
              </w:rPr>
              <w:t>-1.49 (1)</w:t>
            </w:r>
          </w:p>
        </w:tc>
        <w:tc>
          <w:tcPr>
            <w:tcW w:w="1279" w:type="dxa"/>
            <w:vAlign w:val="bottom"/>
          </w:tcPr>
          <w:p w14:paraId="0CA3257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2" w:author="Kayser, Georgia" w:date="2025-07-15T11:03:00Z">
                  <w:rPr/>
                </w:rPrChange>
              </w:rPr>
              <w:t>-1.66 (0.9)</w:t>
            </w:r>
          </w:p>
        </w:tc>
        <w:tc>
          <w:tcPr>
            <w:tcW w:w="1372" w:type="dxa"/>
            <w:vAlign w:val="bottom"/>
          </w:tcPr>
          <w:p w14:paraId="0CA3257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3" w:author="Kayser, Georgia" w:date="2025-07-15T11:03:00Z">
                  <w:rPr/>
                </w:rPrChange>
              </w:rPr>
              <w:t>-1.61 (0.86)</w:t>
            </w:r>
          </w:p>
        </w:tc>
        <w:tc>
          <w:tcPr>
            <w:tcW w:w="1281" w:type="dxa"/>
            <w:vAlign w:val="bottom"/>
          </w:tcPr>
          <w:p w14:paraId="0CA3257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4" w:author="Kayser, Georgia" w:date="2025-07-15T11:03:00Z">
                  <w:rPr/>
                </w:rPrChange>
              </w:rPr>
              <w:t>-1.58 (1.03)</w:t>
            </w:r>
          </w:p>
        </w:tc>
        <w:tc>
          <w:tcPr>
            <w:tcW w:w="901" w:type="dxa"/>
            <w:vAlign w:val="bottom"/>
          </w:tcPr>
          <w:p w14:paraId="0CA3257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5" w:author="Kayser, Georgia" w:date="2025-07-15T11:03:00Z">
                  <w:rPr/>
                </w:rPrChange>
              </w:rPr>
              <w:t>0.716</w:t>
            </w:r>
          </w:p>
        </w:tc>
      </w:tr>
      <w:tr w:rsidR="00B9096D" w14:paraId="0CA32588" w14:textId="77777777">
        <w:tc>
          <w:tcPr>
            <w:tcW w:w="2173" w:type="dxa"/>
            <w:vMerge/>
            <w:vAlign w:val="center"/>
          </w:tcPr>
          <w:p w14:paraId="0CA32580" w14:textId="77777777" w:rsidR="00B9096D" w:rsidRDefault="00B9096D">
            <w:pPr>
              <w:jc w:val="center"/>
              <w:rPr>
                <w:rFonts w:cstheme="minorHAnsi"/>
                <w:color w:val="000000"/>
                <w:sz w:val="18"/>
                <w:szCs w:val="18"/>
              </w:rPr>
            </w:pPr>
          </w:p>
        </w:tc>
        <w:tc>
          <w:tcPr>
            <w:tcW w:w="1321" w:type="dxa"/>
          </w:tcPr>
          <w:p w14:paraId="0CA3258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6" w:author="Kayser, Georgia" w:date="2025-07-15T11:03:00Z">
                  <w:rPr/>
                </w:rPrChange>
              </w:rPr>
              <w:t>Summer 2016</w:t>
            </w:r>
          </w:p>
        </w:tc>
        <w:tc>
          <w:tcPr>
            <w:tcW w:w="578" w:type="dxa"/>
            <w:vAlign w:val="bottom"/>
          </w:tcPr>
          <w:p w14:paraId="0CA3258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7" w:author="Kayser, Georgia" w:date="2025-07-15T11:03:00Z">
                  <w:rPr/>
                </w:rPrChange>
              </w:rPr>
              <w:t>531</w:t>
            </w:r>
          </w:p>
        </w:tc>
        <w:tc>
          <w:tcPr>
            <w:tcW w:w="1371" w:type="dxa"/>
            <w:vAlign w:val="bottom"/>
          </w:tcPr>
          <w:p w14:paraId="0CA3258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8" w:author="Kayser, Georgia" w:date="2025-07-15T11:03:00Z">
                  <w:rPr/>
                </w:rPrChange>
              </w:rPr>
              <w:t>-1.38 (0.93)</w:t>
            </w:r>
          </w:p>
        </w:tc>
        <w:tc>
          <w:tcPr>
            <w:tcW w:w="1279" w:type="dxa"/>
            <w:vAlign w:val="bottom"/>
          </w:tcPr>
          <w:p w14:paraId="0CA3258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699" w:author="Kayser, Georgia" w:date="2025-07-15T11:03:00Z">
                  <w:rPr/>
                </w:rPrChange>
              </w:rPr>
              <w:t>-1.51 (0.94)</w:t>
            </w:r>
          </w:p>
        </w:tc>
        <w:tc>
          <w:tcPr>
            <w:tcW w:w="1372" w:type="dxa"/>
            <w:vAlign w:val="bottom"/>
          </w:tcPr>
          <w:p w14:paraId="0CA3258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0" w:author="Kayser, Georgia" w:date="2025-07-15T11:03:00Z">
                  <w:rPr/>
                </w:rPrChange>
              </w:rPr>
              <w:t>-1.52 (0.83)</w:t>
            </w:r>
          </w:p>
        </w:tc>
        <w:tc>
          <w:tcPr>
            <w:tcW w:w="1281" w:type="dxa"/>
            <w:vAlign w:val="bottom"/>
          </w:tcPr>
          <w:p w14:paraId="0CA3258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1" w:author="Kayser, Georgia" w:date="2025-07-15T11:03:00Z">
                  <w:rPr/>
                </w:rPrChange>
              </w:rPr>
              <w:t>-1.53 (1.02)</w:t>
            </w:r>
          </w:p>
        </w:tc>
        <w:tc>
          <w:tcPr>
            <w:tcW w:w="901" w:type="dxa"/>
            <w:vAlign w:val="bottom"/>
          </w:tcPr>
          <w:p w14:paraId="0CA3258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2" w:author="Kayser, Georgia" w:date="2025-07-15T11:03:00Z">
                  <w:rPr/>
                </w:rPrChange>
              </w:rPr>
              <w:t>0.547</w:t>
            </w:r>
          </w:p>
        </w:tc>
      </w:tr>
      <w:tr w:rsidR="00B9096D" w14:paraId="0CA32591" w14:textId="77777777">
        <w:tc>
          <w:tcPr>
            <w:tcW w:w="2173" w:type="dxa"/>
            <w:vMerge w:val="restart"/>
            <w:vAlign w:val="center"/>
          </w:tcPr>
          <w:p w14:paraId="0CA32589"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703" w:author="Kayser, Georgia" w:date="2025-07-15T11:03:00Z">
                  <w:rPr/>
                </w:rPrChange>
              </w:rPr>
              <w:t>Scaled salary, mean (SD)</w:t>
            </w:r>
          </w:p>
        </w:tc>
        <w:tc>
          <w:tcPr>
            <w:tcW w:w="1321" w:type="dxa"/>
          </w:tcPr>
          <w:p w14:paraId="0CA3258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4" w:author="Kayser, Georgia" w:date="2025-07-15T11:03:00Z">
                  <w:rPr/>
                </w:rPrChange>
              </w:rPr>
              <w:t>Summer 2008</w:t>
            </w:r>
          </w:p>
        </w:tc>
        <w:tc>
          <w:tcPr>
            <w:tcW w:w="578" w:type="dxa"/>
            <w:vAlign w:val="bottom"/>
          </w:tcPr>
          <w:p w14:paraId="0CA3258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5" w:author="Kayser, Georgia" w:date="2025-07-15T11:03:00Z">
                  <w:rPr/>
                </w:rPrChange>
              </w:rPr>
              <w:t>310</w:t>
            </w:r>
          </w:p>
        </w:tc>
        <w:tc>
          <w:tcPr>
            <w:tcW w:w="1371" w:type="dxa"/>
            <w:vAlign w:val="bottom"/>
          </w:tcPr>
          <w:p w14:paraId="0CA3258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6" w:author="Kayser, Georgia" w:date="2025-07-15T11:03:00Z">
                  <w:rPr/>
                </w:rPrChange>
              </w:rPr>
              <w:t>3.18 (0.73)</w:t>
            </w:r>
          </w:p>
        </w:tc>
        <w:tc>
          <w:tcPr>
            <w:tcW w:w="1279" w:type="dxa"/>
            <w:vAlign w:val="bottom"/>
          </w:tcPr>
          <w:p w14:paraId="0CA3258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7" w:author="Kayser, Georgia" w:date="2025-07-15T11:03:00Z">
                  <w:rPr/>
                </w:rPrChange>
              </w:rPr>
              <w:t>3.29 (0.94)</w:t>
            </w:r>
          </w:p>
        </w:tc>
        <w:tc>
          <w:tcPr>
            <w:tcW w:w="1372" w:type="dxa"/>
            <w:vAlign w:val="bottom"/>
          </w:tcPr>
          <w:p w14:paraId="0CA3258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8" w:author="Kayser, Georgia" w:date="2025-07-15T11:03:00Z">
                  <w:rPr/>
                </w:rPrChange>
              </w:rPr>
              <w:t>3.19 (0.85)</w:t>
            </w:r>
          </w:p>
        </w:tc>
        <w:tc>
          <w:tcPr>
            <w:tcW w:w="1281" w:type="dxa"/>
            <w:vAlign w:val="bottom"/>
          </w:tcPr>
          <w:p w14:paraId="0CA3258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09" w:author="Kayser, Georgia" w:date="2025-07-15T11:03:00Z">
                  <w:rPr/>
                </w:rPrChange>
              </w:rPr>
              <w:t>2.81 (0.64)</w:t>
            </w:r>
          </w:p>
        </w:tc>
        <w:tc>
          <w:tcPr>
            <w:tcW w:w="901" w:type="dxa"/>
            <w:vAlign w:val="bottom"/>
          </w:tcPr>
          <w:p w14:paraId="0CA3259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0" w:author="Kayser, Georgia" w:date="2025-07-15T11:03:00Z">
                  <w:rPr/>
                </w:rPrChange>
              </w:rPr>
              <w:t>0.001*</w:t>
            </w:r>
          </w:p>
        </w:tc>
      </w:tr>
      <w:tr w:rsidR="00B9096D" w14:paraId="0CA3259A" w14:textId="77777777">
        <w:tc>
          <w:tcPr>
            <w:tcW w:w="2173" w:type="dxa"/>
            <w:vMerge/>
            <w:vAlign w:val="center"/>
          </w:tcPr>
          <w:p w14:paraId="0CA32592" w14:textId="77777777" w:rsidR="00B9096D" w:rsidRDefault="00B9096D">
            <w:pPr>
              <w:jc w:val="center"/>
              <w:rPr>
                <w:rFonts w:cstheme="minorHAnsi"/>
                <w:color w:val="000000"/>
                <w:sz w:val="18"/>
                <w:szCs w:val="18"/>
              </w:rPr>
            </w:pPr>
          </w:p>
        </w:tc>
        <w:tc>
          <w:tcPr>
            <w:tcW w:w="1321" w:type="dxa"/>
          </w:tcPr>
          <w:p w14:paraId="0CA3259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1" w:author="Kayser, Georgia" w:date="2025-07-15T11:03:00Z">
                  <w:rPr/>
                </w:rPrChange>
              </w:rPr>
              <w:t>Spring 2016</w:t>
            </w:r>
          </w:p>
        </w:tc>
        <w:tc>
          <w:tcPr>
            <w:tcW w:w="578" w:type="dxa"/>
            <w:vAlign w:val="bottom"/>
          </w:tcPr>
          <w:p w14:paraId="0CA3259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2" w:author="Kayser, Georgia" w:date="2025-07-15T11:03:00Z">
                  <w:rPr/>
                </w:rPrChange>
              </w:rPr>
              <w:t>330</w:t>
            </w:r>
          </w:p>
        </w:tc>
        <w:tc>
          <w:tcPr>
            <w:tcW w:w="1371" w:type="dxa"/>
            <w:vAlign w:val="bottom"/>
          </w:tcPr>
          <w:p w14:paraId="0CA3259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3" w:author="Kayser, Georgia" w:date="2025-07-15T11:03:00Z">
                  <w:rPr/>
                </w:rPrChange>
              </w:rPr>
              <w:t>4.34 (0.89)</w:t>
            </w:r>
          </w:p>
        </w:tc>
        <w:tc>
          <w:tcPr>
            <w:tcW w:w="1279" w:type="dxa"/>
            <w:vAlign w:val="bottom"/>
          </w:tcPr>
          <w:p w14:paraId="0CA3259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4" w:author="Kayser, Georgia" w:date="2025-07-15T11:03:00Z">
                  <w:rPr/>
                </w:rPrChange>
              </w:rPr>
              <w:t>4.27 (0.91)</w:t>
            </w:r>
          </w:p>
        </w:tc>
        <w:tc>
          <w:tcPr>
            <w:tcW w:w="1372" w:type="dxa"/>
            <w:vAlign w:val="bottom"/>
          </w:tcPr>
          <w:p w14:paraId="0CA3259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5" w:author="Kayser, Georgia" w:date="2025-07-15T11:03:00Z">
                  <w:rPr/>
                </w:rPrChange>
              </w:rPr>
              <w:t>4.37 (0.94)</w:t>
            </w:r>
          </w:p>
        </w:tc>
        <w:tc>
          <w:tcPr>
            <w:tcW w:w="1281" w:type="dxa"/>
            <w:vAlign w:val="bottom"/>
          </w:tcPr>
          <w:p w14:paraId="0CA3259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6" w:author="Kayser, Georgia" w:date="2025-07-15T11:03:00Z">
                  <w:rPr/>
                </w:rPrChange>
              </w:rPr>
              <w:t>4.16 (0.83)</w:t>
            </w:r>
          </w:p>
        </w:tc>
        <w:tc>
          <w:tcPr>
            <w:tcW w:w="901" w:type="dxa"/>
            <w:vAlign w:val="bottom"/>
          </w:tcPr>
          <w:p w14:paraId="0CA3259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7" w:author="Kayser, Georgia" w:date="2025-07-15T11:03:00Z">
                  <w:rPr/>
                </w:rPrChange>
              </w:rPr>
              <w:t>0.426</w:t>
            </w:r>
          </w:p>
        </w:tc>
      </w:tr>
      <w:tr w:rsidR="00B9096D" w14:paraId="0CA325A3" w14:textId="77777777">
        <w:tc>
          <w:tcPr>
            <w:tcW w:w="2173" w:type="dxa"/>
            <w:vMerge/>
            <w:vAlign w:val="center"/>
          </w:tcPr>
          <w:p w14:paraId="0CA3259B" w14:textId="77777777" w:rsidR="00B9096D" w:rsidRDefault="00B9096D">
            <w:pPr>
              <w:jc w:val="center"/>
              <w:rPr>
                <w:rFonts w:cstheme="minorHAnsi"/>
                <w:color w:val="000000"/>
                <w:sz w:val="18"/>
                <w:szCs w:val="18"/>
              </w:rPr>
            </w:pPr>
          </w:p>
        </w:tc>
        <w:tc>
          <w:tcPr>
            <w:tcW w:w="1321" w:type="dxa"/>
          </w:tcPr>
          <w:p w14:paraId="0CA3259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8" w:author="Kayser, Georgia" w:date="2025-07-15T11:03:00Z">
                  <w:rPr/>
                </w:rPrChange>
              </w:rPr>
              <w:t>Summer 2016</w:t>
            </w:r>
          </w:p>
        </w:tc>
        <w:tc>
          <w:tcPr>
            <w:tcW w:w="578" w:type="dxa"/>
            <w:vAlign w:val="bottom"/>
          </w:tcPr>
          <w:p w14:paraId="0CA3259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19" w:author="Kayser, Georgia" w:date="2025-07-15T11:03:00Z">
                  <w:rPr/>
                </w:rPrChange>
              </w:rPr>
              <w:t>535</w:t>
            </w:r>
          </w:p>
        </w:tc>
        <w:tc>
          <w:tcPr>
            <w:tcW w:w="1371" w:type="dxa"/>
            <w:vAlign w:val="bottom"/>
          </w:tcPr>
          <w:p w14:paraId="0CA3259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0" w:author="Kayser, Georgia" w:date="2025-07-15T11:03:00Z">
                  <w:rPr/>
                </w:rPrChange>
              </w:rPr>
              <w:t>4.28 (0.91)</w:t>
            </w:r>
          </w:p>
        </w:tc>
        <w:tc>
          <w:tcPr>
            <w:tcW w:w="1279" w:type="dxa"/>
            <w:vAlign w:val="bottom"/>
          </w:tcPr>
          <w:p w14:paraId="0CA3259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1" w:author="Kayser, Georgia" w:date="2025-07-15T11:03:00Z">
                  <w:rPr/>
                </w:rPrChange>
              </w:rPr>
              <w:t>4.37 (0.84)</w:t>
            </w:r>
          </w:p>
        </w:tc>
        <w:tc>
          <w:tcPr>
            <w:tcW w:w="1372" w:type="dxa"/>
            <w:vAlign w:val="bottom"/>
          </w:tcPr>
          <w:p w14:paraId="0CA325A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2" w:author="Kayser, Georgia" w:date="2025-07-15T11:03:00Z">
                  <w:rPr/>
                </w:rPrChange>
              </w:rPr>
              <w:t>4.43 (0.89)</w:t>
            </w:r>
          </w:p>
        </w:tc>
        <w:tc>
          <w:tcPr>
            <w:tcW w:w="1281" w:type="dxa"/>
            <w:vAlign w:val="bottom"/>
          </w:tcPr>
          <w:p w14:paraId="0CA325A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3" w:author="Kayser, Georgia" w:date="2025-07-15T11:03:00Z">
                  <w:rPr/>
                </w:rPrChange>
              </w:rPr>
              <w:t>4.16 (0.85)</w:t>
            </w:r>
          </w:p>
        </w:tc>
        <w:tc>
          <w:tcPr>
            <w:tcW w:w="901" w:type="dxa"/>
            <w:vAlign w:val="bottom"/>
          </w:tcPr>
          <w:p w14:paraId="0CA325A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4" w:author="Kayser, Georgia" w:date="2025-07-15T11:03:00Z">
                  <w:rPr/>
                </w:rPrChange>
              </w:rPr>
              <w:t>0.072</w:t>
            </w:r>
          </w:p>
        </w:tc>
      </w:tr>
      <w:tr w:rsidR="00B9096D" w14:paraId="0CA325AC" w14:textId="77777777">
        <w:tc>
          <w:tcPr>
            <w:tcW w:w="2173" w:type="dxa"/>
            <w:vMerge w:val="restart"/>
            <w:vAlign w:val="center"/>
          </w:tcPr>
          <w:p w14:paraId="0CA325A4"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725" w:author="Kayser, Georgia" w:date="2025-07-15T11:03:00Z">
                  <w:rPr/>
                </w:rPrChange>
              </w:rPr>
              <w:t>Parental average education, years, mean (SD)</w:t>
            </w:r>
          </w:p>
        </w:tc>
        <w:tc>
          <w:tcPr>
            <w:tcW w:w="1321" w:type="dxa"/>
          </w:tcPr>
          <w:p w14:paraId="0CA325A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6" w:author="Kayser, Georgia" w:date="2025-07-15T11:03:00Z">
                  <w:rPr/>
                </w:rPrChange>
              </w:rPr>
              <w:t>Summer 2008</w:t>
            </w:r>
          </w:p>
        </w:tc>
        <w:tc>
          <w:tcPr>
            <w:tcW w:w="578" w:type="dxa"/>
            <w:vAlign w:val="bottom"/>
          </w:tcPr>
          <w:p w14:paraId="0CA325A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7" w:author="Kayser, Georgia" w:date="2025-07-15T11:03:00Z">
                  <w:rPr/>
                </w:rPrChange>
              </w:rPr>
              <w:t>293</w:t>
            </w:r>
          </w:p>
        </w:tc>
        <w:tc>
          <w:tcPr>
            <w:tcW w:w="1371" w:type="dxa"/>
            <w:vAlign w:val="bottom"/>
          </w:tcPr>
          <w:p w14:paraId="0CA325A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8" w:author="Kayser, Georgia" w:date="2025-07-15T11:03:00Z">
                  <w:rPr/>
                </w:rPrChange>
              </w:rPr>
              <w:t>6.82 (2.96)</w:t>
            </w:r>
          </w:p>
        </w:tc>
        <w:tc>
          <w:tcPr>
            <w:tcW w:w="1279" w:type="dxa"/>
            <w:vAlign w:val="bottom"/>
          </w:tcPr>
          <w:p w14:paraId="0CA325A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29" w:author="Kayser, Georgia" w:date="2025-07-15T11:03:00Z">
                  <w:rPr/>
                </w:rPrChange>
              </w:rPr>
              <w:t>9.06 (3.98)</w:t>
            </w:r>
          </w:p>
        </w:tc>
        <w:tc>
          <w:tcPr>
            <w:tcW w:w="1372" w:type="dxa"/>
            <w:vAlign w:val="bottom"/>
          </w:tcPr>
          <w:p w14:paraId="0CA325A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0" w:author="Kayser, Georgia" w:date="2025-07-15T11:03:00Z">
                  <w:rPr/>
                </w:rPrChange>
              </w:rPr>
              <w:t>7.71 (3.65)</w:t>
            </w:r>
          </w:p>
        </w:tc>
        <w:tc>
          <w:tcPr>
            <w:tcW w:w="1281" w:type="dxa"/>
            <w:vAlign w:val="bottom"/>
          </w:tcPr>
          <w:p w14:paraId="0CA325A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1" w:author="Kayser, Georgia" w:date="2025-07-15T11:03:00Z">
                  <w:rPr/>
                </w:rPrChange>
              </w:rPr>
              <w:t>6.76 (3.54)</w:t>
            </w:r>
          </w:p>
        </w:tc>
        <w:tc>
          <w:tcPr>
            <w:tcW w:w="901" w:type="dxa"/>
            <w:vAlign w:val="bottom"/>
          </w:tcPr>
          <w:p w14:paraId="0CA325A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2" w:author="Kayser, Georgia" w:date="2025-07-15T11:03:00Z">
                  <w:rPr/>
                </w:rPrChange>
              </w:rPr>
              <w:t>&lt;0.001*</w:t>
            </w:r>
          </w:p>
        </w:tc>
      </w:tr>
      <w:tr w:rsidR="00B9096D" w14:paraId="0CA325B5" w14:textId="77777777">
        <w:tc>
          <w:tcPr>
            <w:tcW w:w="2173" w:type="dxa"/>
            <w:vMerge/>
            <w:vAlign w:val="center"/>
          </w:tcPr>
          <w:p w14:paraId="0CA325AD" w14:textId="77777777" w:rsidR="00B9096D" w:rsidRDefault="00B9096D">
            <w:pPr>
              <w:jc w:val="center"/>
              <w:rPr>
                <w:rFonts w:cstheme="minorHAnsi"/>
                <w:color w:val="000000"/>
                <w:sz w:val="18"/>
                <w:szCs w:val="18"/>
              </w:rPr>
            </w:pPr>
          </w:p>
        </w:tc>
        <w:tc>
          <w:tcPr>
            <w:tcW w:w="1321" w:type="dxa"/>
          </w:tcPr>
          <w:p w14:paraId="0CA325A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3" w:author="Kayser, Georgia" w:date="2025-07-15T11:03:00Z">
                  <w:rPr/>
                </w:rPrChange>
              </w:rPr>
              <w:t>Spring 2016</w:t>
            </w:r>
          </w:p>
        </w:tc>
        <w:tc>
          <w:tcPr>
            <w:tcW w:w="578" w:type="dxa"/>
            <w:vAlign w:val="bottom"/>
          </w:tcPr>
          <w:p w14:paraId="0CA325A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4" w:author="Kayser, Georgia" w:date="2025-07-15T11:03:00Z">
                  <w:rPr/>
                </w:rPrChange>
              </w:rPr>
              <w:t>330</w:t>
            </w:r>
          </w:p>
        </w:tc>
        <w:tc>
          <w:tcPr>
            <w:tcW w:w="1371" w:type="dxa"/>
            <w:vAlign w:val="bottom"/>
          </w:tcPr>
          <w:p w14:paraId="0CA325B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5" w:author="Kayser, Georgia" w:date="2025-07-15T11:03:00Z">
                  <w:rPr/>
                </w:rPrChange>
              </w:rPr>
              <w:t>8.19 (3.46)</w:t>
            </w:r>
          </w:p>
        </w:tc>
        <w:tc>
          <w:tcPr>
            <w:tcW w:w="1279" w:type="dxa"/>
            <w:vAlign w:val="bottom"/>
          </w:tcPr>
          <w:p w14:paraId="0CA325B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6" w:author="Kayser, Georgia" w:date="2025-07-15T11:03:00Z">
                  <w:rPr/>
                </w:rPrChange>
              </w:rPr>
              <w:t>8.36 (4.12)</w:t>
            </w:r>
          </w:p>
        </w:tc>
        <w:tc>
          <w:tcPr>
            <w:tcW w:w="1372" w:type="dxa"/>
            <w:vAlign w:val="bottom"/>
          </w:tcPr>
          <w:p w14:paraId="0CA325B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7" w:author="Kayser, Georgia" w:date="2025-07-15T11:03:00Z">
                  <w:rPr/>
                </w:rPrChange>
              </w:rPr>
              <w:t>8.69 (3.69)</w:t>
            </w:r>
          </w:p>
        </w:tc>
        <w:tc>
          <w:tcPr>
            <w:tcW w:w="1281" w:type="dxa"/>
            <w:vAlign w:val="bottom"/>
          </w:tcPr>
          <w:p w14:paraId="0CA325B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8" w:author="Kayser, Georgia" w:date="2025-07-15T11:03:00Z">
                  <w:rPr/>
                </w:rPrChange>
              </w:rPr>
              <w:t>7.43 (3)</w:t>
            </w:r>
          </w:p>
        </w:tc>
        <w:tc>
          <w:tcPr>
            <w:tcW w:w="901" w:type="dxa"/>
            <w:vAlign w:val="bottom"/>
          </w:tcPr>
          <w:p w14:paraId="0CA325B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39" w:author="Kayser, Georgia" w:date="2025-07-15T11:03:00Z">
                  <w:rPr/>
                </w:rPrChange>
              </w:rPr>
              <w:t>0.138</w:t>
            </w:r>
          </w:p>
        </w:tc>
      </w:tr>
      <w:tr w:rsidR="00B9096D" w14:paraId="0CA325BE" w14:textId="77777777">
        <w:tc>
          <w:tcPr>
            <w:tcW w:w="2173" w:type="dxa"/>
            <w:vMerge/>
            <w:vAlign w:val="center"/>
          </w:tcPr>
          <w:p w14:paraId="0CA325B6" w14:textId="77777777" w:rsidR="00B9096D" w:rsidRDefault="00B9096D">
            <w:pPr>
              <w:jc w:val="center"/>
              <w:rPr>
                <w:rFonts w:cstheme="minorHAnsi"/>
                <w:color w:val="000000"/>
                <w:sz w:val="18"/>
                <w:szCs w:val="18"/>
              </w:rPr>
            </w:pPr>
          </w:p>
        </w:tc>
        <w:tc>
          <w:tcPr>
            <w:tcW w:w="1321" w:type="dxa"/>
          </w:tcPr>
          <w:p w14:paraId="0CA325B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0" w:author="Kayser, Georgia" w:date="2025-07-15T11:03:00Z">
                  <w:rPr/>
                </w:rPrChange>
              </w:rPr>
              <w:t>Summer 2016</w:t>
            </w:r>
          </w:p>
        </w:tc>
        <w:tc>
          <w:tcPr>
            <w:tcW w:w="578" w:type="dxa"/>
            <w:vAlign w:val="bottom"/>
          </w:tcPr>
          <w:p w14:paraId="0CA325B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1" w:author="Kayser, Georgia" w:date="2025-07-15T11:03:00Z">
                  <w:rPr/>
                </w:rPrChange>
              </w:rPr>
              <w:t>535</w:t>
            </w:r>
          </w:p>
        </w:tc>
        <w:tc>
          <w:tcPr>
            <w:tcW w:w="1371" w:type="dxa"/>
            <w:vAlign w:val="bottom"/>
          </w:tcPr>
          <w:p w14:paraId="0CA325B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2" w:author="Kayser, Georgia" w:date="2025-07-15T11:03:00Z">
                  <w:rPr/>
                </w:rPrChange>
              </w:rPr>
              <w:t>8.1 (3.46)</w:t>
            </w:r>
          </w:p>
        </w:tc>
        <w:tc>
          <w:tcPr>
            <w:tcW w:w="1279" w:type="dxa"/>
            <w:vAlign w:val="bottom"/>
          </w:tcPr>
          <w:p w14:paraId="0CA325B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3" w:author="Kayser, Georgia" w:date="2025-07-15T11:03:00Z">
                  <w:rPr/>
                </w:rPrChange>
              </w:rPr>
              <w:t>8 (3.52)</w:t>
            </w:r>
          </w:p>
        </w:tc>
        <w:tc>
          <w:tcPr>
            <w:tcW w:w="1372" w:type="dxa"/>
            <w:vAlign w:val="bottom"/>
          </w:tcPr>
          <w:p w14:paraId="0CA325B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4" w:author="Kayser, Georgia" w:date="2025-07-15T11:03:00Z">
                  <w:rPr/>
                </w:rPrChange>
              </w:rPr>
              <w:t>8.57 (3.74)</w:t>
            </w:r>
          </w:p>
        </w:tc>
        <w:tc>
          <w:tcPr>
            <w:tcW w:w="1281" w:type="dxa"/>
            <w:vAlign w:val="bottom"/>
          </w:tcPr>
          <w:p w14:paraId="0CA325B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5" w:author="Kayser, Georgia" w:date="2025-07-15T11:03:00Z">
                  <w:rPr/>
                </w:rPrChange>
              </w:rPr>
              <w:t>7.72 (3.01)</w:t>
            </w:r>
          </w:p>
        </w:tc>
        <w:tc>
          <w:tcPr>
            <w:tcW w:w="901" w:type="dxa"/>
            <w:vAlign w:val="bottom"/>
          </w:tcPr>
          <w:p w14:paraId="0CA325B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6" w:author="Kayser, Georgia" w:date="2025-07-15T11:03:00Z">
                  <w:rPr/>
                </w:rPrChange>
              </w:rPr>
              <w:t>0.236</w:t>
            </w:r>
          </w:p>
        </w:tc>
      </w:tr>
      <w:tr w:rsidR="00B9096D" w14:paraId="0CA325C7" w14:textId="77777777">
        <w:tc>
          <w:tcPr>
            <w:tcW w:w="2173" w:type="dxa"/>
            <w:vMerge w:val="restart"/>
            <w:vAlign w:val="center"/>
          </w:tcPr>
          <w:p w14:paraId="0CA325BF"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747" w:author="Kayser, Georgia" w:date="2025-07-15T11:03:00Z">
                  <w:rPr/>
                </w:rPrChange>
              </w:rPr>
              <w:t>Cohabitating with an agricultural worker, % (n)</w:t>
            </w:r>
          </w:p>
        </w:tc>
        <w:tc>
          <w:tcPr>
            <w:tcW w:w="1321" w:type="dxa"/>
          </w:tcPr>
          <w:p w14:paraId="0CA325C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8" w:author="Kayser, Georgia" w:date="2025-07-15T11:03:00Z">
                  <w:rPr/>
                </w:rPrChange>
              </w:rPr>
              <w:t>Summer 2008</w:t>
            </w:r>
          </w:p>
        </w:tc>
        <w:tc>
          <w:tcPr>
            <w:tcW w:w="578" w:type="dxa"/>
            <w:vAlign w:val="bottom"/>
          </w:tcPr>
          <w:p w14:paraId="0CA325C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49" w:author="Kayser, Georgia" w:date="2025-07-15T11:03:00Z">
                  <w:rPr/>
                </w:rPrChange>
              </w:rPr>
              <w:t>310</w:t>
            </w:r>
          </w:p>
        </w:tc>
        <w:tc>
          <w:tcPr>
            <w:tcW w:w="1371" w:type="dxa"/>
            <w:vAlign w:val="bottom"/>
          </w:tcPr>
          <w:p w14:paraId="0CA325C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0" w:author="Kayser, Georgia" w:date="2025-07-15T11:03:00Z">
                  <w:rPr/>
                </w:rPrChange>
              </w:rPr>
              <w:t>0.64 (49)</w:t>
            </w:r>
          </w:p>
        </w:tc>
        <w:tc>
          <w:tcPr>
            <w:tcW w:w="1279" w:type="dxa"/>
            <w:vAlign w:val="bottom"/>
          </w:tcPr>
          <w:p w14:paraId="0CA325C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1" w:author="Kayser, Georgia" w:date="2025-07-15T11:03:00Z">
                  <w:rPr/>
                </w:rPrChange>
              </w:rPr>
              <w:t>0.54 (43)</w:t>
            </w:r>
          </w:p>
        </w:tc>
        <w:tc>
          <w:tcPr>
            <w:tcW w:w="1372" w:type="dxa"/>
            <w:vAlign w:val="bottom"/>
          </w:tcPr>
          <w:p w14:paraId="0CA325C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2" w:author="Kayser, Georgia" w:date="2025-07-15T11:03:00Z">
                  <w:rPr/>
                </w:rPrChange>
              </w:rPr>
              <w:t>0.51 (39)</w:t>
            </w:r>
          </w:p>
        </w:tc>
        <w:tc>
          <w:tcPr>
            <w:tcW w:w="1281" w:type="dxa"/>
            <w:vAlign w:val="bottom"/>
          </w:tcPr>
          <w:p w14:paraId="0CA325C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3" w:author="Kayser, Georgia" w:date="2025-07-15T11:03:00Z">
                  <w:rPr/>
                </w:rPrChange>
              </w:rPr>
              <w:t>0.59 (47)</w:t>
            </w:r>
          </w:p>
        </w:tc>
        <w:tc>
          <w:tcPr>
            <w:tcW w:w="901" w:type="dxa"/>
            <w:vAlign w:val="bottom"/>
          </w:tcPr>
          <w:p w14:paraId="0CA325C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4" w:author="Kayser, Georgia" w:date="2025-07-15T11:03:00Z">
                  <w:rPr/>
                </w:rPrChange>
              </w:rPr>
              <w:t>0.372</w:t>
            </w:r>
          </w:p>
        </w:tc>
      </w:tr>
      <w:tr w:rsidR="00B9096D" w14:paraId="0CA325D0" w14:textId="77777777">
        <w:tc>
          <w:tcPr>
            <w:tcW w:w="2173" w:type="dxa"/>
            <w:vMerge/>
            <w:vAlign w:val="bottom"/>
          </w:tcPr>
          <w:p w14:paraId="0CA325C8" w14:textId="77777777" w:rsidR="00B9096D" w:rsidRDefault="00B9096D">
            <w:pPr>
              <w:rPr>
                <w:rFonts w:cstheme="minorHAnsi"/>
                <w:color w:val="000000"/>
                <w:sz w:val="18"/>
                <w:szCs w:val="18"/>
              </w:rPr>
            </w:pPr>
          </w:p>
        </w:tc>
        <w:tc>
          <w:tcPr>
            <w:tcW w:w="1321" w:type="dxa"/>
          </w:tcPr>
          <w:p w14:paraId="0CA325C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5" w:author="Kayser, Georgia" w:date="2025-07-15T11:03:00Z">
                  <w:rPr/>
                </w:rPrChange>
              </w:rPr>
              <w:t>Spring 2016</w:t>
            </w:r>
          </w:p>
        </w:tc>
        <w:tc>
          <w:tcPr>
            <w:tcW w:w="578" w:type="dxa"/>
            <w:vAlign w:val="bottom"/>
          </w:tcPr>
          <w:p w14:paraId="0CA325C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6" w:author="Kayser, Georgia" w:date="2025-07-15T11:03:00Z">
                  <w:rPr/>
                </w:rPrChange>
              </w:rPr>
              <w:t>327</w:t>
            </w:r>
          </w:p>
        </w:tc>
        <w:tc>
          <w:tcPr>
            <w:tcW w:w="1371" w:type="dxa"/>
            <w:vAlign w:val="bottom"/>
          </w:tcPr>
          <w:p w14:paraId="0CA325C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7" w:author="Kayser, Georgia" w:date="2025-07-15T11:03:00Z">
                  <w:rPr/>
                </w:rPrChange>
              </w:rPr>
              <w:t>0.54 (44)</w:t>
            </w:r>
          </w:p>
        </w:tc>
        <w:tc>
          <w:tcPr>
            <w:tcW w:w="1279" w:type="dxa"/>
            <w:vAlign w:val="bottom"/>
          </w:tcPr>
          <w:p w14:paraId="0CA325C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8" w:author="Kayser, Georgia" w:date="2025-07-15T11:03:00Z">
                  <w:rPr/>
                </w:rPrChange>
              </w:rPr>
              <w:t>0.76 (61)</w:t>
            </w:r>
          </w:p>
        </w:tc>
        <w:tc>
          <w:tcPr>
            <w:tcW w:w="1372" w:type="dxa"/>
            <w:vAlign w:val="bottom"/>
          </w:tcPr>
          <w:p w14:paraId="0CA325C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59" w:author="Kayser, Georgia" w:date="2025-07-15T11:03:00Z">
                  <w:rPr/>
                </w:rPrChange>
              </w:rPr>
              <w:t>0.71 (60)</w:t>
            </w:r>
          </w:p>
        </w:tc>
        <w:tc>
          <w:tcPr>
            <w:tcW w:w="1281" w:type="dxa"/>
            <w:vAlign w:val="bottom"/>
          </w:tcPr>
          <w:p w14:paraId="0CA325C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0" w:author="Kayser, Georgia" w:date="2025-07-15T11:03:00Z">
                  <w:rPr/>
                </w:rPrChange>
              </w:rPr>
              <w:t>0.72 (58)</w:t>
            </w:r>
          </w:p>
        </w:tc>
        <w:tc>
          <w:tcPr>
            <w:tcW w:w="901" w:type="dxa"/>
            <w:vAlign w:val="bottom"/>
          </w:tcPr>
          <w:p w14:paraId="0CA325C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1" w:author="Kayser, Georgia" w:date="2025-07-15T11:03:00Z">
                  <w:rPr/>
                </w:rPrChange>
              </w:rPr>
              <w:t>0.011*</w:t>
            </w:r>
          </w:p>
        </w:tc>
      </w:tr>
      <w:tr w:rsidR="00B9096D" w14:paraId="0CA325D9" w14:textId="77777777">
        <w:tc>
          <w:tcPr>
            <w:tcW w:w="2173" w:type="dxa"/>
            <w:vMerge/>
            <w:vAlign w:val="bottom"/>
          </w:tcPr>
          <w:p w14:paraId="0CA325D1" w14:textId="77777777" w:rsidR="00B9096D" w:rsidRDefault="00B9096D">
            <w:pPr>
              <w:rPr>
                <w:rFonts w:cstheme="minorHAnsi"/>
                <w:color w:val="000000"/>
                <w:sz w:val="18"/>
                <w:szCs w:val="18"/>
              </w:rPr>
            </w:pPr>
          </w:p>
        </w:tc>
        <w:tc>
          <w:tcPr>
            <w:tcW w:w="1321" w:type="dxa"/>
          </w:tcPr>
          <w:p w14:paraId="0CA325D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2" w:author="Kayser, Georgia" w:date="2025-07-15T11:03:00Z">
                  <w:rPr/>
                </w:rPrChange>
              </w:rPr>
              <w:t>Summer 2016</w:t>
            </w:r>
          </w:p>
        </w:tc>
        <w:tc>
          <w:tcPr>
            <w:tcW w:w="578" w:type="dxa"/>
            <w:vAlign w:val="bottom"/>
          </w:tcPr>
          <w:p w14:paraId="0CA325D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3" w:author="Kayser, Georgia" w:date="2025-07-15T11:03:00Z">
                  <w:rPr/>
                </w:rPrChange>
              </w:rPr>
              <w:t>533</w:t>
            </w:r>
          </w:p>
        </w:tc>
        <w:tc>
          <w:tcPr>
            <w:tcW w:w="1371" w:type="dxa"/>
            <w:vAlign w:val="bottom"/>
          </w:tcPr>
          <w:p w14:paraId="0CA325D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4" w:author="Kayser, Georgia" w:date="2025-07-15T11:03:00Z">
                  <w:rPr/>
                </w:rPrChange>
              </w:rPr>
              <w:t>0.59 (79)</w:t>
            </w:r>
          </w:p>
        </w:tc>
        <w:tc>
          <w:tcPr>
            <w:tcW w:w="1279" w:type="dxa"/>
            <w:vAlign w:val="bottom"/>
          </w:tcPr>
          <w:p w14:paraId="0CA325D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5" w:author="Kayser, Georgia" w:date="2025-07-15T11:03:00Z">
                  <w:rPr/>
                </w:rPrChange>
              </w:rPr>
              <w:t>0.7 (92)</w:t>
            </w:r>
          </w:p>
        </w:tc>
        <w:tc>
          <w:tcPr>
            <w:tcW w:w="1372" w:type="dxa"/>
            <w:vAlign w:val="bottom"/>
          </w:tcPr>
          <w:p w14:paraId="0CA325D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6" w:author="Kayser, Georgia" w:date="2025-07-15T11:03:00Z">
                  <w:rPr/>
                </w:rPrChange>
              </w:rPr>
              <w:t>0.71 (97)</w:t>
            </w:r>
          </w:p>
        </w:tc>
        <w:tc>
          <w:tcPr>
            <w:tcW w:w="1281" w:type="dxa"/>
            <w:vAlign w:val="bottom"/>
          </w:tcPr>
          <w:p w14:paraId="0CA325D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7" w:author="Kayser, Georgia" w:date="2025-07-15T11:03:00Z">
                  <w:rPr/>
                </w:rPrChange>
              </w:rPr>
              <w:t>0.7 (92)</w:t>
            </w:r>
          </w:p>
        </w:tc>
        <w:tc>
          <w:tcPr>
            <w:tcW w:w="901" w:type="dxa"/>
            <w:vAlign w:val="bottom"/>
          </w:tcPr>
          <w:p w14:paraId="0CA325D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768" w:author="Kayser, Georgia" w:date="2025-07-15T11:03:00Z">
                  <w:rPr/>
                </w:rPrChange>
              </w:rPr>
              <w:t>0.107</w:t>
            </w:r>
          </w:p>
        </w:tc>
      </w:tr>
    </w:tbl>
    <w:p w14:paraId="0CA325DA" w14:textId="77777777" w:rsidR="00B9096D" w:rsidRDefault="00000000">
      <w:pPr>
        <w:rPr>
          <w:rFonts w:asciiTheme="minorHAnsi" w:hAnsiTheme="minorHAnsi" w:cstheme="minorHAnsi"/>
          <w:color w:val="000000"/>
          <w:sz w:val="20"/>
          <w:szCs w:val="20"/>
        </w:rPr>
      </w:pPr>
      <w:r>
        <w:rPr>
          <w:rFonts w:asciiTheme="minorHAnsi" w:hAnsiTheme="minorHAnsi" w:cstheme="minorHAnsi"/>
          <w:color w:val="000000"/>
          <w:sz w:val="20"/>
          <w:szCs w:val="20"/>
          <w:rPrChange w:id="769" w:author="Kayser, Georgia" w:date="2025-07-15T11:03:00Z">
            <w:rPr/>
          </w:rPrChange>
        </w:rPr>
        <w:t>* Significant value (p&lt;0.05)</w:t>
      </w:r>
    </w:p>
    <w:p w14:paraId="0CA325DB" w14:textId="77777777" w:rsidR="00B9096D" w:rsidRDefault="00B9096D">
      <w:pPr>
        <w:rPr>
          <w:color w:val="000000"/>
          <w:sz w:val="22"/>
          <w:szCs w:val="22"/>
        </w:rPr>
      </w:pPr>
    </w:p>
    <w:p w14:paraId="0CA325DC" w14:textId="77777777" w:rsidR="00B9096D" w:rsidRDefault="00000000">
      <w:pPr>
        <w:rPr>
          <w:ins w:id="770" w:author="Suarez, Jose" w:date="2025-06-04T16:47:00Z"/>
          <w:color w:val="000000"/>
          <w:sz w:val="22"/>
          <w:szCs w:val="22"/>
        </w:rPr>
      </w:pPr>
      <w:r>
        <w:br w:type="page"/>
      </w:r>
    </w:p>
    <w:p w14:paraId="0CA325DD" w14:textId="77777777" w:rsidR="00B9096D" w:rsidRDefault="00000000">
      <w:pPr>
        <w:jc w:val="both"/>
        <w:rPr>
          <w:color w:val="000000"/>
          <w:sz w:val="22"/>
          <w:szCs w:val="22"/>
        </w:rPr>
      </w:pPr>
      <w:r>
        <w:rPr>
          <w:color w:val="000000"/>
          <w:sz w:val="22"/>
          <w:szCs w:val="22"/>
          <w:rPrChange w:id="771" w:author="Kayser, Georgia" w:date="2025-07-15T11:03:00Z">
            <w:rPr/>
          </w:rPrChange>
        </w:rPr>
        <w:lastRenderedPageBreak/>
        <w:t>The NEPSY-II Attention/Inhibitory Control domain score was significantly associated with distance from residency to nearest plantation and all crop area variables between 100 and 500m (Figure 2). Doubling the area</w:t>
      </w:r>
      <w:commentRangeStart w:id="772"/>
      <w:commentRangeStart w:id="773"/>
      <w:r>
        <w:rPr>
          <w:color w:val="000000"/>
          <w:sz w:val="22"/>
          <w:szCs w:val="22"/>
          <w:rPrChange w:id="774" w:author="Kayser, Georgia" w:date="2025-07-15T11:03:00Z">
            <w:rPr/>
          </w:rPrChange>
        </w:rPr>
        <w:t xml:space="preserve"> of plantation </w:t>
      </w:r>
      <w:commentRangeStart w:id="775"/>
      <w:del w:id="776" w:author="Kayser, Georgia" w:date="2025-07-17T15:06:00Z">
        <w:r>
          <w:rPr>
            <w:color w:val="000000"/>
            <w:sz w:val="22"/>
            <w:szCs w:val="22"/>
          </w:rPr>
          <w:delText xml:space="preserve">causes </w:delText>
        </w:r>
      </w:del>
      <w:commentRangeEnd w:id="775"/>
      <w:ins w:id="777" w:author="Kayser, Georgia" w:date="2025-07-17T15:06:00Z">
        <w:r>
          <w:commentReference w:id="775"/>
        </w:r>
        <w:r>
          <w:rPr>
            <w:color w:val="000000"/>
            <w:sz w:val="22"/>
            <w:szCs w:val="22"/>
          </w:rPr>
          <w:t xml:space="preserve">is associated with </w:t>
        </w:r>
      </w:ins>
      <w:r>
        <w:rPr>
          <w:color w:val="000000"/>
          <w:sz w:val="22"/>
          <w:szCs w:val="22"/>
          <w:rPrChange w:id="778" w:author="Kayser, Georgia" w:date="2025-07-15T11:03:00Z">
            <w:rPr/>
          </w:rPrChange>
        </w:rPr>
        <w:t xml:space="preserve">the largest decrease in Attention/Inhibition scores within 100m of the home, as indicated by the lowest point estimate </w:t>
      </w:r>
      <w:commentRangeEnd w:id="772"/>
      <w:r>
        <w:commentReference w:id="772"/>
      </w:r>
      <w:commentRangeEnd w:id="773"/>
      <w:r>
        <w:commentReference w:id="773"/>
      </w:r>
      <w:r>
        <w:rPr>
          <w:color w:val="000000"/>
          <w:sz w:val="22"/>
          <w:szCs w:val="22"/>
          <w:rPrChange w:id="779" w:author="Kayser, Georgia" w:date="2025-07-15T11:03:00Z">
            <w:rPr/>
          </w:rPrChange>
        </w:rPr>
        <w:t xml:space="preserve">(Figure 2). Doubling distance from the child’s home to the nearest crop is estimated to increase the Attention/Inhibitory Control domain score by 0.086 (95% CI; 0.020, 0.152) points. Similarly, doubling area of greenhouses within 300m had the highest significance (p-value = 6.40e-3) and decreased Attention/Inhibitory Control domain scores by 0.026 (95% CI; 0.007, 0.045) points (Supplemental Table 1). </w:t>
      </w:r>
    </w:p>
    <w:p w14:paraId="0CA325DE" w14:textId="77777777" w:rsidR="00B9096D" w:rsidRDefault="00B9096D">
      <w:pPr>
        <w:jc w:val="both"/>
        <w:rPr>
          <w:color w:val="000000"/>
          <w:sz w:val="22"/>
          <w:szCs w:val="22"/>
        </w:rPr>
      </w:pPr>
    </w:p>
    <w:p w14:paraId="0CA325DF" w14:textId="77777777" w:rsidR="00B9096D" w:rsidRDefault="00000000">
      <w:pPr>
        <w:jc w:val="both"/>
        <w:rPr>
          <w:color w:val="000000"/>
          <w:sz w:val="22"/>
          <w:szCs w:val="22"/>
        </w:rPr>
      </w:pPr>
      <w:r>
        <w:rPr>
          <w:color w:val="000000"/>
          <w:sz w:val="22"/>
          <w:szCs w:val="22"/>
          <w:rPrChange w:id="780" w:author="Kayser, Georgia" w:date="2025-07-15T11:03:00Z">
            <w:rPr/>
          </w:rPrChange>
        </w:rPr>
        <w:t>The Inhibition-Inhibition Combined (IIC) score was found to be significantly associated with distance from residency to nearest plantation and all crop area variables except at 1000 m. Doubling distance from the floriculture greenhouses increased IIC by 0.169 (95% CI; 0.077, 0.262) points. Doubling greenhouse area under 150m had the highest significance (p-value = 5.81e-05) and decreased IIC by 0.068 (95% CI; 0.035, 0.101) points (Figure 2 and Supplemental Figure 1). The ISC score was significantly associated with crop areas within 150m, 300m, and 500m. Doubling greenhouse area under 500m had the highest significance (p-value = 0.010) and decreased ISC by 0.032 (95% CI; 0.008, 0.057) points (Figure 2).</w:t>
      </w:r>
    </w:p>
    <w:p w14:paraId="0CA325E0" w14:textId="77777777" w:rsidR="00B9096D" w:rsidRDefault="00B9096D">
      <w:pPr>
        <w:jc w:val="both"/>
        <w:rPr>
          <w:color w:val="000000"/>
          <w:sz w:val="22"/>
          <w:szCs w:val="22"/>
        </w:rPr>
      </w:pPr>
    </w:p>
    <w:p w14:paraId="0CA325E1" w14:textId="77777777" w:rsidR="00B9096D" w:rsidRDefault="00000000">
      <w:pPr>
        <w:jc w:val="both"/>
        <w:rPr>
          <w:color w:val="000000"/>
          <w:sz w:val="22"/>
          <w:szCs w:val="22"/>
        </w:rPr>
      </w:pPr>
      <w:r>
        <w:rPr>
          <w:color w:val="000000"/>
          <w:sz w:val="22"/>
          <w:szCs w:val="22"/>
          <w:rPrChange w:id="781" w:author="Kayser, Georgia" w:date="2025-07-15T11:03:00Z">
            <w:rPr/>
          </w:rPrChange>
        </w:rPr>
        <w:t xml:space="preserve">The Inhibition </w:t>
      </w:r>
      <w:commentRangeStart w:id="782"/>
      <w:r>
        <w:rPr>
          <w:color w:val="000000"/>
          <w:sz w:val="22"/>
          <w:szCs w:val="22"/>
          <w:rPrChange w:id="783" w:author="Kayser, Georgia" w:date="2025-07-15T11:03:00Z">
            <w:rPr/>
          </w:rPrChange>
        </w:rPr>
        <w:t xml:space="preserve">subdomain </w:t>
      </w:r>
      <w:commentRangeEnd w:id="782"/>
      <w:r>
        <w:commentReference w:id="782"/>
      </w:r>
      <w:r>
        <w:rPr>
          <w:color w:val="000000"/>
          <w:sz w:val="22"/>
          <w:szCs w:val="22"/>
          <w:rPrChange w:id="784" w:author="Kayser, Georgia" w:date="2025-07-15T11:03:00Z">
            <w:rPr/>
          </w:rPrChange>
        </w:rPr>
        <w:t xml:space="preserve">score—which is the average of the IIC, INC and ISC subsets—was significantly associated with distance from residency to nearest planation and all crop area variables except at 1000m. Doubling distance between the household and the greenhouse (decreasing exposure) increased the inhibition subdomain score by 0.135 (95% CI; 0.060, 0.210) points. </w:t>
      </w:r>
      <w:commentRangeStart w:id="785"/>
      <w:r>
        <w:rPr>
          <w:color w:val="000000"/>
          <w:sz w:val="22"/>
          <w:szCs w:val="22"/>
          <w:rPrChange w:id="786" w:author="Kayser, Georgia" w:date="2025-07-15T11:03:00Z">
            <w:rPr/>
          </w:rPrChange>
        </w:rPr>
        <w:t xml:space="preserve">Doubling area of greenhouses (increasing exposure) within 150m had the highest significance (p-value = 3.59e-05) and decreased the inhibition subdomain score by 0.056 (95% CI; 0.030, 0.083) points. </w:t>
      </w:r>
      <w:commentRangeEnd w:id="785"/>
      <w:r>
        <w:commentReference w:id="785"/>
      </w:r>
    </w:p>
    <w:p w14:paraId="0CA325E2" w14:textId="77777777" w:rsidR="00B9096D" w:rsidRDefault="00000000">
      <w:pPr>
        <w:rPr>
          <w:color w:val="000000"/>
          <w:sz w:val="22"/>
          <w:szCs w:val="22"/>
        </w:rPr>
      </w:pPr>
      <w:r>
        <w:rPr>
          <w:noProof/>
        </w:rPr>
        <w:lastRenderedPageBreak/>
        <w:drawing>
          <wp:inline distT="0" distB="0" distL="0" distR="0" wp14:anchorId="0CA3277E" wp14:editId="0CA3277F">
            <wp:extent cx="5140960" cy="5153660"/>
            <wp:effectExtent l="0" t="0" r="0" b="0"/>
            <wp:docPr id="2" name="Picture 138438135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84381352" descr="Chart, box and whisker chart&#10;&#10;Description automatically generated"/>
                    <pic:cNvPicPr>
                      <a:picLocks noChangeAspect="1" noChangeArrowheads="1"/>
                    </pic:cNvPicPr>
                  </pic:nvPicPr>
                  <pic:blipFill>
                    <a:blip r:embed="rId13"/>
                    <a:stretch>
                      <a:fillRect/>
                    </a:stretch>
                  </pic:blipFill>
                  <pic:spPr bwMode="auto">
                    <a:xfrm>
                      <a:off x="0" y="0"/>
                      <a:ext cx="5140960" cy="5153660"/>
                    </a:xfrm>
                    <a:prstGeom prst="rect">
                      <a:avLst/>
                    </a:prstGeom>
                  </pic:spPr>
                </pic:pic>
              </a:graphicData>
            </a:graphic>
          </wp:inline>
        </w:drawing>
      </w:r>
    </w:p>
    <w:p w14:paraId="0CA325E3" w14:textId="77777777" w:rsidR="00B9096D" w:rsidRDefault="00000000">
      <w:pPr>
        <w:rPr>
          <w:color w:val="000000"/>
          <w:sz w:val="22"/>
          <w:szCs w:val="22"/>
        </w:rPr>
      </w:pPr>
      <w:commentRangeStart w:id="787"/>
      <w:commentRangeStart w:id="788"/>
      <w:commentRangeStart w:id="789"/>
      <w:r>
        <w:rPr>
          <w:b/>
          <w:bCs/>
          <w:color w:val="000000"/>
          <w:sz w:val="22"/>
          <w:szCs w:val="22"/>
          <w:rPrChange w:id="790" w:author="Kayser, Georgia" w:date="2025-07-15T11:03:00Z">
            <w:rPr/>
          </w:rPrChange>
        </w:rPr>
        <w:t>Figure 2</w:t>
      </w:r>
      <w:r>
        <w:rPr>
          <w:color w:val="000000"/>
          <w:sz w:val="22"/>
          <w:szCs w:val="22"/>
          <w:rPrChange w:id="791" w:author="Kayser, Georgia" w:date="2025-07-15T11:03:00Z">
            <w:rPr/>
          </w:rPrChange>
        </w:rPr>
        <w:t xml:space="preserve">: </w:t>
      </w:r>
      <w:commentRangeEnd w:id="787"/>
      <w:r>
        <w:commentReference w:id="787"/>
      </w:r>
      <w:commentRangeEnd w:id="788"/>
      <w:r>
        <w:commentReference w:id="788"/>
      </w:r>
      <w:commentRangeEnd w:id="789"/>
      <w:r>
        <w:commentReference w:id="789"/>
      </w:r>
      <w:r>
        <w:rPr>
          <w:color w:val="000000"/>
          <w:sz w:val="22"/>
          <w:szCs w:val="22"/>
          <w:rPrChange w:id="792" w:author="Kayser, Georgia" w:date="2025-07-15T11:03:00Z">
            <w:rPr/>
          </w:rPrChange>
        </w:rPr>
        <w:t xml:space="preserve">Estimates of the effect size of distance or area variable with respect to select NEPSY-II scores and subdomain scores. The estimate is indicated by a point with a 95% confidence </w:t>
      </w:r>
      <w:commentRangeStart w:id="793"/>
      <w:commentRangeStart w:id="794"/>
      <w:r>
        <w:rPr>
          <w:color w:val="000000"/>
          <w:sz w:val="22"/>
          <w:szCs w:val="22"/>
          <w:rPrChange w:id="795" w:author="Kayser, Georgia" w:date="2025-07-15T11:03:00Z">
            <w:rPr/>
          </w:rPrChange>
        </w:rPr>
        <w:t>interval</w:t>
      </w:r>
      <w:commentRangeEnd w:id="793"/>
      <w:r>
        <w:commentReference w:id="793"/>
      </w:r>
      <w:commentRangeEnd w:id="794"/>
      <w:r>
        <w:commentReference w:id="794"/>
      </w:r>
      <w:r>
        <w:rPr>
          <w:color w:val="000000"/>
          <w:sz w:val="22"/>
          <w:szCs w:val="22"/>
          <w:rPrChange w:id="796" w:author="Kayser, Georgia" w:date="2025-07-15T11:03:00Z">
            <w:rPr/>
          </w:rPrChange>
        </w:rPr>
        <w:t xml:space="preserve">. </w:t>
      </w:r>
    </w:p>
    <w:p w14:paraId="0CA325E4" w14:textId="77777777" w:rsidR="00B9096D" w:rsidRDefault="00B9096D">
      <w:pPr>
        <w:rPr>
          <w:color w:val="000000"/>
          <w:sz w:val="22"/>
          <w:szCs w:val="22"/>
        </w:rPr>
      </w:pPr>
    </w:p>
    <w:p w14:paraId="0CA325E5" w14:textId="77777777" w:rsidR="00B9096D" w:rsidRDefault="00000000">
      <w:pPr>
        <w:pStyle w:val="ListParagraph"/>
        <w:numPr>
          <w:ilvl w:val="1"/>
          <w:numId w:val="2"/>
        </w:numPr>
        <w:rPr>
          <w:bCs/>
          <w:color w:val="000000"/>
          <w:sz w:val="22"/>
          <w:szCs w:val="22"/>
        </w:rPr>
      </w:pPr>
      <w:commentRangeStart w:id="797"/>
      <w:commentRangeStart w:id="798"/>
      <w:commentRangeStart w:id="799"/>
      <w:r>
        <w:rPr>
          <w:bCs/>
          <w:color w:val="000000"/>
          <w:sz w:val="22"/>
          <w:szCs w:val="22"/>
          <w:rPrChange w:id="800" w:author="Kayser, Georgia" w:date="2025-07-15T11:03:00Z">
            <w:rPr/>
          </w:rPrChange>
        </w:rPr>
        <w:t>Odds Ratio Model</w:t>
      </w:r>
      <w:commentRangeEnd w:id="797"/>
      <w:r>
        <w:commentReference w:id="797"/>
      </w:r>
      <w:commentRangeEnd w:id="798"/>
      <w:r>
        <w:commentReference w:id="798"/>
      </w:r>
      <w:commentRangeEnd w:id="799"/>
      <w:r>
        <w:commentReference w:id="799"/>
      </w:r>
    </w:p>
    <w:p w14:paraId="0CA325E6" w14:textId="77777777" w:rsidR="00B9096D" w:rsidRDefault="00B9096D">
      <w:pPr>
        <w:rPr>
          <w:color w:val="000000"/>
          <w:sz w:val="22"/>
          <w:szCs w:val="22"/>
        </w:rPr>
      </w:pPr>
    </w:p>
    <w:p w14:paraId="0CA325E7" w14:textId="77777777" w:rsidR="00B9096D" w:rsidRDefault="00000000">
      <w:pPr>
        <w:jc w:val="both"/>
        <w:rPr>
          <w:color w:val="000000"/>
          <w:sz w:val="22"/>
          <w:szCs w:val="22"/>
        </w:rPr>
      </w:pPr>
      <w:commentRangeStart w:id="801"/>
      <w:commentRangeStart w:id="802"/>
      <w:commentRangeStart w:id="803"/>
      <w:r>
        <w:rPr>
          <w:color w:val="000000"/>
          <w:sz w:val="22"/>
          <w:szCs w:val="22"/>
          <w:rPrChange w:id="804" w:author="Kayser, Georgia" w:date="2025-07-15T11:03:00Z">
            <w:rPr/>
          </w:rPrChange>
        </w:rPr>
        <w:t>In the odds ratio model</w:t>
      </w:r>
      <w:commentRangeEnd w:id="801"/>
      <w:r>
        <w:commentReference w:id="801"/>
      </w:r>
      <w:commentRangeEnd w:id="802"/>
      <w:r>
        <w:commentReference w:id="802"/>
      </w:r>
      <w:commentRangeEnd w:id="803"/>
      <w:r>
        <w:commentReference w:id="803"/>
      </w:r>
      <w:r>
        <w:rPr>
          <w:color w:val="000000"/>
          <w:sz w:val="22"/>
          <w:szCs w:val="22"/>
          <w:rPrChange w:id="805" w:author="Kayser, Georgia" w:date="2025-07-15T11:03:00Z">
            <w:rPr/>
          </w:rPrChange>
        </w:rPr>
        <w:t>, we decided on binarizing nearly all NEPSY-II scores with a threshold of greater than five vs less than or equal to five, as this is ‘</w:t>
      </w:r>
      <w:commentRangeStart w:id="806"/>
      <w:commentRangeStart w:id="807"/>
      <w:r>
        <w:rPr>
          <w:color w:val="000000"/>
          <w:sz w:val="22"/>
          <w:szCs w:val="22"/>
          <w:rPrChange w:id="808" w:author="Kayser, Georgia" w:date="2025-07-15T11:03:00Z">
            <w:rPr/>
          </w:rPrChange>
        </w:rPr>
        <w:t>below expected</w:t>
      </w:r>
      <w:commentRangeEnd w:id="806"/>
      <w:r>
        <w:commentReference w:id="806"/>
      </w:r>
      <w:commentRangeEnd w:id="807"/>
      <w:r>
        <w:commentReference w:id="807"/>
      </w:r>
      <w:r>
        <w:rPr>
          <w:color w:val="000000"/>
          <w:sz w:val="22"/>
          <w:szCs w:val="22"/>
          <w:rPrChange w:id="809" w:author="Kayser, Georgia" w:date="2025-07-15T11:03:00Z">
            <w:rPr/>
          </w:rPrChange>
        </w:rPr>
        <w:t xml:space="preserve">’ on the NEPSY scale. For ISC, we chose a cutoff of greater than </w:t>
      </w:r>
      <w:commentRangeStart w:id="810"/>
      <w:r>
        <w:rPr>
          <w:color w:val="000000"/>
          <w:sz w:val="22"/>
          <w:szCs w:val="22"/>
          <w:rPrChange w:id="811" w:author="Kayser, Georgia" w:date="2025-07-15T11:03:00Z">
            <w:rPr/>
          </w:rPrChange>
        </w:rPr>
        <w:t>six versus less than or equal to</w:t>
      </w:r>
      <w:commentRangeEnd w:id="810"/>
      <w:r>
        <w:commentReference w:id="810"/>
      </w:r>
      <w:r>
        <w:rPr>
          <w:color w:val="000000"/>
          <w:sz w:val="22"/>
          <w:szCs w:val="22"/>
          <w:rPrChange w:id="812" w:author="Kayser, Georgia" w:date="2025-07-15T11:03:00Z">
            <w:rPr/>
          </w:rPrChange>
        </w:rPr>
        <w:t xml:space="preserve"> six get similar percentiles with those of IIC and INC. We found statistically significant results for IIC, INC, ISC, CITS and MFFTS scores (</w:t>
      </w:r>
      <w:commentRangeStart w:id="813"/>
      <w:r>
        <w:rPr>
          <w:color w:val="000000"/>
          <w:sz w:val="22"/>
          <w:szCs w:val="22"/>
          <w:rPrChange w:id="814" w:author="Kayser, Georgia" w:date="2025-07-15T11:03:00Z">
            <w:rPr/>
          </w:rPrChange>
        </w:rPr>
        <w:t xml:space="preserve">Figure </w:t>
      </w:r>
      <w:commentRangeEnd w:id="813"/>
      <w:r>
        <w:commentReference w:id="813"/>
      </w:r>
      <w:r>
        <w:rPr>
          <w:color w:val="000000"/>
          <w:sz w:val="22"/>
          <w:szCs w:val="22"/>
          <w:rPrChange w:id="815" w:author="Kayser, Georgia" w:date="2025-07-15T11:03:00Z">
            <w:rPr/>
          </w:rPrChange>
        </w:rPr>
        <w:t xml:space="preserve">2). </w:t>
      </w:r>
    </w:p>
    <w:p w14:paraId="0CA325E8" w14:textId="77777777" w:rsidR="00B9096D" w:rsidRDefault="00B9096D">
      <w:pPr>
        <w:rPr>
          <w:color w:val="000000"/>
          <w:sz w:val="22"/>
          <w:szCs w:val="22"/>
        </w:rPr>
      </w:pPr>
    </w:p>
    <w:p w14:paraId="0CA325E9" w14:textId="77777777" w:rsidR="00B9096D" w:rsidRDefault="00000000">
      <w:pPr>
        <w:rPr>
          <w:color w:val="000000"/>
          <w:sz w:val="22"/>
          <w:szCs w:val="22"/>
        </w:rPr>
      </w:pPr>
      <w:r>
        <w:rPr>
          <w:noProof/>
        </w:rPr>
        <w:lastRenderedPageBreak/>
        <w:drawing>
          <wp:inline distT="0" distB="0" distL="0" distR="0" wp14:anchorId="0CA32780" wp14:editId="0CA32781">
            <wp:extent cx="3827145" cy="1943100"/>
            <wp:effectExtent l="0" t="0" r="0" b="0"/>
            <wp:docPr id="3" name="Picture 104717336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47173366" descr="Chart, box and whisker chart&#10;&#10;Description automatically generated"/>
                    <pic:cNvPicPr>
                      <a:picLocks noChangeAspect="1" noChangeArrowheads="1"/>
                    </pic:cNvPicPr>
                  </pic:nvPicPr>
                  <pic:blipFill>
                    <a:blip r:embed="rId14"/>
                    <a:stretch>
                      <a:fillRect/>
                    </a:stretch>
                  </pic:blipFill>
                  <pic:spPr bwMode="auto">
                    <a:xfrm>
                      <a:off x="0" y="0"/>
                      <a:ext cx="3827145" cy="1943100"/>
                    </a:xfrm>
                    <a:prstGeom prst="rect">
                      <a:avLst/>
                    </a:prstGeom>
                  </pic:spPr>
                </pic:pic>
              </a:graphicData>
            </a:graphic>
          </wp:inline>
        </w:drawing>
      </w:r>
    </w:p>
    <w:p w14:paraId="0CA325EA" w14:textId="77777777" w:rsidR="00B9096D" w:rsidRDefault="00B9096D">
      <w:pPr>
        <w:rPr>
          <w:color w:val="000000"/>
          <w:sz w:val="22"/>
          <w:szCs w:val="22"/>
        </w:rPr>
      </w:pPr>
    </w:p>
    <w:p w14:paraId="0CA325EB" w14:textId="77777777" w:rsidR="00B9096D" w:rsidRDefault="00000000">
      <w:pPr>
        <w:rPr>
          <w:color w:val="000000"/>
          <w:sz w:val="22"/>
          <w:szCs w:val="22"/>
        </w:rPr>
      </w:pPr>
      <w:r>
        <w:t>​</w:t>
      </w:r>
      <w:r>
        <w:rPr>
          <w:noProof/>
        </w:rPr>
        <w:drawing>
          <wp:anchor distT="0" distB="0" distL="0" distR="0" simplePos="0" relativeHeight="8" behindDoc="0" locked="0" layoutInCell="1" allowOverlap="1" wp14:anchorId="0CA32782" wp14:editId="0CA32783">
            <wp:simplePos x="0" y="0"/>
            <wp:positionH relativeFrom="column">
              <wp:posOffset>1950720</wp:posOffset>
            </wp:positionH>
            <wp:positionV relativeFrom="paragraph">
              <wp:posOffset>19050</wp:posOffset>
            </wp:positionV>
            <wp:extent cx="1794510" cy="1776730"/>
            <wp:effectExtent l="0" t="0" r="0" b="0"/>
            <wp:wrapNone/>
            <wp:docPr id="4" name="Picture 197717552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77175528" descr="Chart, box and whisker chart&#10;&#10;Description automatically generated"/>
                    <pic:cNvPicPr>
                      <a:picLocks noChangeAspect="1" noChangeArrowheads="1"/>
                    </pic:cNvPicPr>
                  </pic:nvPicPr>
                  <pic:blipFill>
                    <a:blip r:embed="rId15"/>
                    <a:stretch>
                      <a:fillRect/>
                    </a:stretch>
                  </pic:blipFill>
                  <pic:spPr bwMode="auto">
                    <a:xfrm>
                      <a:off x="0" y="0"/>
                      <a:ext cx="1794510" cy="1776730"/>
                    </a:xfrm>
                    <a:prstGeom prst="rect">
                      <a:avLst/>
                    </a:prstGeom>
                  </pic:spPr>
                </pic:pic>
              </a:graphicData>
            </a:graphic>
          </wp:anchor>
        </w:drawing>
      </w:r>
      <w:r>
        <w:t xml:space="preserve">​ </w:t>
      </w:r>
      <w:r>
        <w:rPr>
          <w:noProof/>
        </w:rPr>
        <w:drawing>
          <wp:inline distT="0" distB="0" distL="0" distR="0" wp14:anchorId="0CA32784" wp14:editId="0CA32785">
            <wp:extent cx="1855470" cy="3674745"/>
            <wp:effectExtent l="0" t="0" r="0" b="0"/>
            <wp:docPr id="5" name="Picture 18906521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90652116" descr="Chart&#10;&#10;Description automatically generated"/>
                    <pic:cNvPicPr>
                      <a:picLocks noChangeAspect="1" noChangeArrowheads="1"/>
                    </pic:cNvPicPr>
                  </pic:nvPicPr>
                  <pic:blipFill>
                    <a:blip r:embed="rId16"/>
                    <a:stretch>
                      <a:fillRect/>
                    </a:stretch>
                  </pic:blipFill>
                  <pic:spPr bwMode="auto">
                    <a:xfrm>
                      <a:off x="0" y="0"/>
                      <a:ext cx="1855470" cy="3674745"/>
                    </a:xfrm>
                    <a:prstGeom prst="rect">
                      <a:avLst/>
                    </a:prstGeom>
                  </pic:spPr>
                </pic:pic>
              </a:graphicData>
            </a:graphic>
          </wp:inline>
        </w:drawing>
      </w:r>
    </w:p>
    <w:p w14:paraId="0CA325EC" w14:textId="77777777" w:rsidR="00B9096D" w:rsidRDefault="00000000">
      <w:pPr>
        <w:rPr>
          <w:color w:val="000000"/>
          <w:sz w:val="22"/>
          <w:szCs w:val="22"/>
        </w:rPr>
      </w:pPr>
      <w:commentRangeStart w:id="816"/>
      <w:commentRangeStart w:id="817"/>
      <w:r>
        <w:rPr>
          <w:b/>
          <w:bCs/>
          <w:color w:val="000000"/>
          <w:sz w:val="22"/>
          <w:szCs w:val="22"/>
          <w:rPrChange w:id="818" w:author="Kayser, Georgia" w:date="2025-07-15T11:03:00Z">
            <w:rPr/>
          </w:rPrChange>
        </w:rPr>
        <w:t xml:space="preserve">Figure </w:t>
      </w:r>
      <w:commentRangeEnd w:id="816"/>
      <w:r>
        <w:commentReference w:id="816"/>
      </w:r>
      <w:commentRangeEnd w:id="817"/>
      <w:r>
        <w:commentReference w:id="817"/>
      </w:r>
      <w:r>
        <w:rPr>
          <w:b/>
          <w:bCs/>
          <w:color w:val="000000"/>
          <w:sz w:val="22"/>
          <w:szCs w:val="22"/>
          <w:rPrChange w:id="819" w:author="Kayser, Georgia" w:date="2025-07-15T11:03:00Z">
            <w:rPr/>
          </w:rPrChange>
        </w:rPr>
        <w:t>2</w:t>
      </w:r>
      <w:r>
        <w:rPr>
          <w:color w:val="000000"/>
          <w:sz w:val="22"/>
          <w:szCs w:val="22"/>
          <w:rPrChange w:id="820" w:author="Kayser, Georgia" w:date="2025-07-15T11:03:00Z">
            <w:rPr/>
          </w:rPrChange>
        </w:rPr>
        <w:t xml:space="preserve">: Odds </w:t>
      </w:r>
      <w:commentRangeStart w:id="821"/>
      <w:r>
        <w:rPr>
          <w:color w:val="000000"/>
          <w:sz w:val="22"/>
          <w:szCs w:val="22"/>
          <w:rPrChange w:id="822" w:author="Kayser, Georgia" w:date="2025-07-15T11:03:00Z">
            <w:rPr/>
          </w:rPrChange>
        </w:rPr>
        <w:t xml:space="preserve">ratio </w:t>
      </w:r>
      <w:commentRangeEnd w:id="821"/>
      <w:r>
        <w:commentReference w:id="821"/>
      </w:r>
      <w:r>
        <w:rPr>
          <w:color w:val="000000"/>
          <w:sz w:val="22"/>
          <w:szCs w:val="22"/>
          <w:rPrChange w:id="823" w:author="Kayser, Georgia" w:date="2025-07-15T11:03:00Z">
            <w:rPr/>
          </w:rPrChange>
        </w:rPr>
        <w:t xml:space="preserve">of having a </w:t>
      </w:r>
      <w:commentRangeStart w:id="824"/>
      <w:r>
        <w:rPr>
          <w:color w:val="000000"/>
          <w:sz w:val="22"/>
          <w:szCs w:val="22"/>
          <w:rPrChange w:id="825" w:author="Kayser, Georgia" w:date="2025-07-15T11:03:00Z">
            <w:rPr/>
          </w:rPrChange>
        </w:rPr>
        <w:t xml:space="preserve">high </w:t>
      </w:r>
      <w:commentRangeEnd w:id="824"/>
      <w:r>
        <w:commentReference w:id="824"/>
      </w:r>
      <w:r>
        <w:rPr>
          <w:color w:val="000000"/>
          <w:sz w:val="22"/>
          <w:szCs w:val="22"/>
          <w:rPrChange w:id="826" w:author="Kayser, Georgia" w:date="2025-07-15T11:03:00Z">
            <w:rPr/>
          </w:rPrChange>
        </w:rPr>
        <w:t xml:space="preserve">NEPSY-II score (reference: low score) after doubling distance or area variable for select NEPSY-II scores and subdomains. The odds ratio is indicated by a point with a 95% confidence interval. To binarize NEPSY-II scores, a high score is a score that is greater than the value indicated in the title/axis label of each graph (e.g. 5 or 6). </w:t>
      </w:r>
    </w:p>
    <w:p w14:paraId="0CA325ED" w14:textId="77777777" w:rsidR="00B9096D" w:rsidRDefault="00B9096D">
      <w:pPr>
        <w:rPr>
          <w:color w:val="000000"/>
          <w:sz w:val="22"/>
          <w:szCs w:val="22"/>
        </w:rPr>
      </w:pPr>
    </w:p>
    <w:p w14:paraId="0CA325EE" w14:textId="77777777" w:rsidR="00B9096D" w:rsidRDefault="00000000">
      <w:pPr>
        <w:jc w:val="both"/>
        <w:rPr>
          <w:color w:val="000000"/>
          <w:sz w:val="22"/>
          <w:szCs w:val="22"/>
        </w:rPr>
      </w:pPr>
      <w:r>
        <w:rPr>
          <w:color w:val="000000"/>
          <w:sz w:val="22"/>
          <w:szCs w:val="22"/>
          <w:rPrChange w:id="827" w:author="Kayser, Georgia" w:date="2025-07-15T11:03:00Z">
            <w:rPr/>
          </w:rPrChange>
        </w:rPr>
        <w:t xml:space="preserve">The IIC score was found to be significantly associated with distance from residency to nearest plantation and all crop area variables between </w:t>
      </w:r>
      <w:commentRangeStart w:id="828"/>
      <w:r>
        <w:rPr>
          <w:color w:val="000000"/>
          <w:sz w:val="22"/>
          <w:szCs w:val="22"/>
          <w:rPrChange w:id="829" w:author="Kayser, Georgia" w:date="2025-07-15T11:03:00Z">
            <w:rPr/>
          </w:rPrChange>
        </w:rPr>
        <w:t>50m and 500m</w:t>
      </w:r>
      <w:commentRangeEnd w:id="828"/>
      <w:r>
        <w:commentReference w:id="828"/>
      </w:r>
      <w:r>
        <w:rPr>
          <w:color w:val="000000"/>
          <w:sz w:val="22"/>
          <w:szCs w:val="22"/>
          <w:rPrChange w:id="830" w:author="Kayser, Georgia" w:date="2025-07-15T11:03:00Z">
            <w:rPr/>
          </w:rPrChange>
        </w:rPr>
        <w:t xml:space="preserve">, to understand levels of proximity and differences in exposure. Doubling distance increased the odds of having a high IIC score by a factor of 1.122 (95% CI: 1.045, 1.204), while doubling greenhouse area under 150 m had the highest statistical significance (p-value = 9.25e-4) and changed the odds ratio of a high IIC score by a factor of 0.959 (95% CI: 0.935, 0.983). The INC score was found to be significantly associated with distance from residency to nearest plantation as well as areas under 100m, 200m, and 300m radii values. Doubling distance changed the odds ratio of a high INC score by a factor of 1.084 (95% CI: 1.013, 1.159), while doubling greenhouse area under 300m had the highest significance (p-value = 2.22e-3) and changed the odds ratio of a high INC score by a factor of 0.971 (95% CI: 0.953, 0.990). The ISC score was only found to be significant in </w:t>
      </w:r>
      <w:r>
        <w:rPr>
          <w:color w:val="000000"/>
          <w:sz w:val="22"/>
          <w:szCs w:val="22"/>
          <w:rPrChange w:id="831" w:author="Kayser, Georgia" w:date="2025-07-15T11:03:00Z">
            <w:rPr/>
          </w:rPrChange>
        </w:rPr>
        <w:lastRenderedPageBreak/>
        <w:t>crop areas under 500m. Doubling crop areas under 500m led to a change in the odds ratio of a high ISC score by 0.981 (95% CI: 0.962, 0.999).</w:t>
      </w:r>
    </w:p>
    <w:p w14:paraId="0CA325EF" w14:textId="77777777" w:rsidR="00B9096D" w:rsidRDefault="00B9096D">
      <w:pPr>
        <w:jc w:val="both"/>
        <w:rPr>
          <w:color w:val="000000"/>
          <w:sz w:val="22"/>
          <w:szCs w:val="22"/>
        </w:rPr>
      </w:pPr>
    </w:p>
    <w:p w14:paraId="0CA325F0" w14:textId="77777777" w:rsidR="00B9096D" w:rsidRDefault="00000000">
      <w:pPr>
        <w:jc w:val="both"/>
        <w:rPr>
          <w:color w:val="000000"/>
          <w:sz w:val="22"/>
          <w:szCs w:val="22"/>
        </w:rPr>
      </w:pPr>
      <w:r>
        <w:rPr>
          <w:color w:val="000000"/>
          <w:sz w:val="22"/>
          <w:szCs w:val="22"/>
          <w:rPrChange w:id="832" w:author="Kayser, Georgia" w:date="2025-07-15T11:03:00Z">
            <w:rPr/>
          </w:rPrChange>
        </w:rPr>
        <w:t>In the Language domain, the CITS score was found to be significantly associated with distance from residency to nearest plantation, and crop areas under 500m and 1000m. Doubling distance changed the odds ratio of a high CITS score by a factor of 1.109 (95% CI: 1.023, 1.202), while doubling area under 500m had the highest significance (p-value = 6.36e-3) and changed the odds ratio of a high CITS score by a factor of 0.968 (95% CI: 0.946, 0.991).</w:t>
      </w:r>
    </w:p>
    <w:p w14:paraId="0CA325F1" w14:textId="77777777" w:rsidR="00B9096D" w:rsidRDefault="00B9096D">
      <w:pPr>
        <w:jc w:val="both"/>
        <w:rPr>
          <w:color w:val="000000"/>
          <w:sz w:val="22"/>
          <w:szCs w:val="22"/>
        </w:rPr>
      </w:pPr>
    </w:p>
    <w:p w14:paraId="0CA325F2" w14:textId="77777777" w:rsidR="00B9096D" w:rsidRDefault="00000000">
      <w:pPr>
        <w:jc w:val="both"/>
        <w:rPr>
          <w:color w:val="000000"/>
          <w:sz w:val="22"/>
          <w:szCs w:val="22"/>
        </w:rPr>
      </w:pPr>
      <w:r>
        <w:rPr>
          <w:color w:val="000000"/>
          <w:sz w:val="22"/>
          <w:szCs w:val="22"/>
          <w:rPrChange w:id="833" w:author="Kayser, Georgia" w:date="2025-07-15T11:03:00Z">
            <w:rPr/>
          </w:rPrChange>
        </w:rPr>
        <w:t xml:space="preserve">In the Memory and Learning domain, the MFFTS score was found to be significantly associated with distance from residency to nearest plantation and crop areas under 500m. Doubling distance and doubling area under 500m changed the odds ratio of a high MFFTS score by a factor of 1.113 (95% CI: 1.009, 1.227) and 0.971 (95% CI: 0.944, 0.999) respectively. </w:t>
      </w:r>
    </w:p>
    <w:p w14:paraId="0CA325F3" w14:textId="77777777" w:rsidR="00B9096D" w:rsidRDefault="00B9096D">
      <w:pPr>
        <w:jc w:val="both"/>
        <w:rPr>
          <w:color w:val="000000"/>
          <w:sz w:val="22"/>
          <w:szCs w:val="22"/>
        </w:rPr>
      </w:pPr>
    </w:p>
    <w:p w14:paraId="0CA325F4" w14:textId="77777777" w:rsidR="00B9096D" w:rsidRDefault="00000000">
      <w:pPr>
        <w:pStyle w:val="ListParagraph"/>
        <w:numPr>
          <w:ilvl w:val="0"/>
          <w:numId w:val="1"/>
        </w:numPr>
        <w:rPr>
          <w:b/>
          <w:bCs/>
          <w:color w:val="000000"/>
          <w:sz w:val="22"/>
          <w:szCs w:val="22"/>
        </w:rPr>
      </w:pPr>
      <w:r>
        <w:rPr>
          <w:b/>
          <w:bCs/>
          <w:color w:val="000000"/>
          <w:sz w:val="22"/>
          <w:szCs w:val="22"/>
          <w:rPrChange w:id="834" w:author="Kayser, Georgia" w:date="2025-07-15T11:03:00Z">
            <w:rPr/>
          </w:rPrChange>
        </w:rPr>
        <w:t>Discussion</w:t>
      </w:r>
    </w:p>
    <w:p w14:paraId="0CA325F5" w14:textId="77777777" w:rsidR="00B9096D" w:rsidRDefault="00B9096D">
      <w:pPr>
        <w:rPr>
          <w:color w:val="000000"/>
          <w:sz w:val="22"/>
          <w:szCs w:val="22"/>
        </w:rPr>
      </w:pPr>
    </w:p>
    <w:p w14:paraId="0CA325F6" w14:textId="77777777" w:rsidR="00B9096D" w:rsidRDefault="00000000">
      <w:pPr>
        <w:jc w:val="both"/>
        <w:rPr>
          <w:color w:val="000000"/>
          <w:sz w:val="22"/>
          <w:szCs w:val="22"/>
        </w:rPr>
      </w:pPr>
      <w:r>
        <w:rPr>
          <w:color w:val="000000"/>
          <w:sz w:val="22"/>
          <w:szCs w:val="22"/>
          <w:rPrChange w:id="835" w:author="Kayser, Georgia" w:date="2025-07-15T11:03:00Z">
            <w:rPr/>
          </w:rPrChange>
        </w:rPr>
        <w:t xml:space="preserve">This study analyzed the neurobehavioral performance associations with crop area around the household and home distance to nearest plantation. Neurobehavioral performance was measured with specific NEPSY-II domains among children and adolescents in Pedro Moncayo, Ecuador. Crop areas around home and distance to nearest plantation were associated with subdomains related to Attention/Inhibitory Control, Language, and Memory/Learning performance. Our results suggest geographical proximity to floriculture crops where pesticides are sprayed may create exposures that increase risk of worse neurobehavioral performance, specifically related to impulsivity and cognitive flexibility, difficulties understanding complex verbal instructions that involve language and syntax, and challenges with verbal-visual associative learning among study participants </w:t>
      </w:r>
      <w:r>
        <w:fldChar w:fldCharType="begin"/>
      </w:r>
      <w:r>
        <w:rPr>
          <w:color w:val="000000"/>
          <w:sz w:val="22"/>
          <w:szCs w:val="22"/>
        </w:rPr>
        <w:instrText>ADDIN ZOTERO_ITEM CSL_CITATION {"citationID":"UesjWlre","properties":{"formattedCitation":"(Miller, 2012)","plainCitation":"(Miller, 2012)","noteIndex":0},"citationItems":[{"id":4748,"uris":["http://zotero.org/users/5127433/items/X35QHNRD"],"itemData":{"id":4748,"type":"book","abstract":"How to Report and Interpret the NEPSY-II Scores Within A School Neuropsychological Framework Daniel C. Miller, Ph.D., ABPP, ABSNP, NCSP, LSSP Executive","edition":"Second Edition","event-place":"Texas","language":"en","publisher-place":"Texas","title":"How to Report and Interpret the NEPSY-‐II Scores Within a School Neuropsyc","URL":"https://docslib.org/doc/8718539/how-to-report-and-interpret-the-nepsy-ii-scores-within-a-school-neuropsyc","author":[{"family":"Miller","given":"Daniel C."}],"accessed":{"date-parts":[["2024",6,20]]},"issued":{"date-parts":[["2012"]]}}}],"schema":"https://github.com/citation-style-language/schema/raw/master/csl-citation.json"}</w:instrText>
      </w:r>
      <w:commentRangeStart w:id="836"/>
      <w:r>
        <w:rPr>
          <w:color w:val="000000"/>
          <w:sz w:val="22"/>
          <w:szCs w:val="22"/>
        </w:rPr>
        <w:fldChar w:fldCharType="separate"/>
      </w:r>
      <w:r>
        <w:rPr>
          <w:sz w:val="22"/>
          <w:rPrChange w:id="837" w:author="Kayser, Georgia" w:date="2025-07-15T11:03:00Z">
            <w:rPr/>
          </w:rPrChange>
        </w:rPr>
        <w:t>(Miller, 2012)</w:t>
      </w:r>
      <w:r>
        <w:rPr>
          <w:color w:val="000000"/>
          <w:sz w:val="22"/>
          <w:szCs w:val="22"/>
        </w:rPr>
        <w:fldChar w:fldCharType="end"/>
      </w:r>
      <w:commentRangeEnd w:id="836"/>
      <w:r>
        <w:commentReference w:id="836"/>
      </w:r>
      <w:r>
        <w:rPr>
          <w:color w:val="000000"/>
          <w:sz w:val="22"/>
          <w:szCs w:val="22"/>
          <w:rPrChange w:id="838" w:author="Kayser, Georgia" w:date="2025-07-15T11:03:00Z">
            <w:rPr/>
          </w:rPrChange>
        </w:rPr>
        <w:t>.</w:t>
      </w:r>
    </w:p>
    <w:p w14:paraId="0CA325F7" w14:textId="77777777" w:rsidR="00B9096D" w:rsidRDefault="00B9096D">
      <w:pPr>
        <w:jc w:val="both"/>
        <w:rPr>
          <w:color w:val="000000"/>
          <w:sz w:val="22"/>
          <w:szCs w:val="22"/>
        </w:rPr>
      </w:pPr>
    </w:p>
    <w:p w14:paraId="0CA325F8" w14:textId="77777777" w:rsidR="00B9096D" w:rsidRDefault="00000000">
      <w:pPr>
        <w:jc w:val="both"/>
        <w:rPr>
          <w:color w:val="000000"/>
          <w:sz w:val="22"/>
          <w:szCs w:val="22"/>
        </w:rPr>
      </w:pPr>
      <w:r>
        <w:rPr>
          <w:color w:val="000000"/>
          <w:sz w:val="22"/>
          <w:szCs w:val="22"/>
          <w:rPrChange w:id="839" w:author="Kayser, Georgia" w:date="2025-07-15T11:03:00Z">
            <w:rPr/>
          </w:rPrChange>
        </w:rPr>
        <w:t xml:space="preserve">We saw significant associations for many neurobehavioral variables with crop areas within 500m of the home, especially in the inhibition subdomain (Figure 1). </w:t>
      </w:r>
      <w:commentRangeStart w:id="840"/>
      <w:commentRangeStart w:id="841"/>
      <w:commentRangeStart w:id="842"/>
      <w:r>
        <w:rPr>
          <w:color w:val="000000"/>
          <w:sz w:val="22"/>
          <w:szCs w:val="22"/>
          <w:rPrChange w:id="843" w:author="Kayser, Georgia" w:date="2025-07-15T11:03:00Z">
            <w:rPr/>
          </w:rPrChange>
        </w:rPr>
        <w:t>But when the radius was very small (50m) or very large (1000m), the associations were often diminished</w:t>
      </w:r>
      <w:commentRangeEnd w:id="840"/>
      <w:r>
        <w:commentReference w:id="840"/>
      </w:r>
      <w:commentRangeEnd w:id="841"/>
      <w:r>
        <w:commentReference w:id="841"/>
      </w:r>
      <w:commentRangeEnd w:id="842"/>
      <w:r>
        <w:commentReference w:id="842"/>
      </w:r>
      <w:r>
        <w:rPr>
          <w:color w:val="000000"/>
          <w:sz w:val="22"/>
          <w:szCs w:val="22"/>
          <w:rPrChange w:id="844" w:author="Kayser, Georgia" w:date="2025-07-15T11:03:00Z">
            <w:rPr/>
          </w:rPrChange>
        </w:rPr>
        <w:t xml:space="preserve">. The lack of association with a small radius in some subdomains could be due to the fact that a vast amount of crop areas are not captured in the </w:t>
      </w:r>
      <w:commentRangeStart w:id="845"/>
      <w:commentRangeStart w:id="846"/>
      <w:r>
        <w:rPr>
          <w:color w:val="000000"/>
          <w:sz w:val="22"/>
          <w:szCs w:val="22"/>
          <w:rPrChange w:id="847" w:author="Kayser, Georgia" w:date="2025-07-15T11:03:00Z">
            <w:rPr/>
          </w:rPrChange>
        </w:rPr>
        <w:t xml:space="preserve">50m area nor are there many people living in this small radii of the greenhouses. </w:t>
      </w:r>
      <w:commentRangeEnd w:id="845"/>
      <w:r>
        <w:commentReference w:id="845"/>
      </w:r>
      <w:commentRangeEnd w:id="846"/>
      <w:r>
        <w:commentReference w:id="846"/>
      </w:r>
      <w:r>
        <w:rPr>
          <w:color w:val="000000"/>
          <w:sz w:val="22"/>
          <w:szCs w:val="22"/>
          <w:rPrChange w:id="848" w:author="Kayser, Georgia" w:date="2025-07-15T11:03:00Z">
            <w:rPr/>
          </w:rPrChange>
        </w:rPr>
        <w:t xml:space="preserve">Thereby, 50m area cannot effectively explain the full effects of crop area on neurobehavioral outcomes. </w:t>
      </w:r>
      <w:commentRangeStart w:id="849"/>
      <w:commentRangeStart w:id="850"/>
      <w:r>
        <w:rPr>
          <w:color w:val="000000"/>
          <w:sz w:val="22"/>
          <w:szCs w:val="22"/>
          <w:rPrChange w:id="851" w:author="Kayser, Georgia" w:date="2025-07-15T11:03:00Z">
            <w:rPr/>
          </w:rPrChange>
        </w:rPr>
        <w:t xml:space="preserve">On the other hand, a very large radius such as 1000m may capture too much additional crop area that does not contribute to changes in neurobehavioral outcomes and may be too far from the household for pesticide drift to reach the home. </w:t>
      </w:r>
      <w:commentRangeEnd w:id="849"/>
      <w:r>
        <w:commentReference w:id="849"/>
      </w:r>
      <w:commentRangeEnd w:id="850"/>
      <w:r>
        <w:commentReference w:id="850"/>
      </w:r>
    </w:p>
    <w:p w14:paraId="0CA325F9" w14:textId="77777777" w:rsidR="00B9096D" w:rsidRDefault="00B9096D">
      <w:pPr>
        <w:jc w:val="both"/>
        <w:rPr>
          <w:color w:val="000000"/>
          <w:sz w:val="22"/>
          <w:szCs w:val="22"/>
        </w:rPr>
      </w:pPr>
    </w:p>
    <w:p w14:paraId="0CA325FA" w14:textId="77777777" w:rsidR="00B9096D" w:rsidRDefault="00000000">
      <w:pPr>
        <w:jc w:val="both"/>
        <w:rPr>
          <w:sz w:val="22"/>
          <w:szCs w:val="22"/>
        </w:rPr>
      </w:pPr>
      <w:r>
        <w:rPr>
          <w:color w:val="000000"/>
          <w:sz w:val="22"/>
          <w:szCs w:val="22"/>
          <w:rPrChange w:id="852" w:author="Kayser, Georgia" w:date="2025-07-15T11:03:00Z">
            <w:rPr/>
          </w:rPrChange>
        </w:rPr>
        <w:t>Exposure to insecticides, particularly organophosphates</w:t>
      </w:r>
      <w:r>
        <w:rPr>
          <w:sz w:val="22"/>
          <w:szCs w:val="22"/>
          <w:rPrChange w:id="853" w:author="Kayser, Georgia" w:date="2025-07-15T11:03:00Z">
            <w:rPr/>
          </w:rPrChange>
        </w:rPr>
        <w:t xml:space="preserve"> </w:t>
      </w:r>
      <w:r>
        <w:rPr>
          <w:color w:val="000000"/>
          <w:sz w:val="22"/>
          <w:szCs w:val="22"/>
          <w:rPrChange w:id="854" w:author="Kayser, Georgia" w:date="2025-07-15T11:03:00Z">
            <w:rPr/>
          </w:rPrChange>
        </w:rPr>
        <w:t xml:space="preserve">have been associated with neurodevelopment effects in animal and human studies, and children in diverse contexts, including prenatal, postnatal, and dietary exposures </w:t>
      </w:r>
      <w:r>
        <w:fldChar w:fldCharType="begin"/>
      </w:r>
      <w:r>
        <w:rPr>
          <w:color w:val="000000"/>
          <w:sz w:val="22"/>
          <w:szCs w:val="22"/>
        </w:rPr>
        <w:instrText>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Behavior Questionnaire (CBQ) and the parent- and preschool teacher-rated Behavior Rating Inventory of Executive Function (BRIEF). Non-specific OPP exposure was estimated by measuring total diethyl (∑DEP) and dimethylphosphate (∑DMP) metabolites in urine collected at 17-18 weeks’ gestation. Change in EF z-score (β) and 95% confidence intervals (CI) per log-unit increase in specific gravity standardized exposure was estimated using multivariable linear regression with adjustment for dietary factors and other covariates. Results: There was no consistent pattern of association between log-∑DEP or ∑DMP and performance-based assessments and parent CBQ and BRIEF measures. However, log-∑DMP was associated with more adverse scores on teacher BRIEF scales among preschool children with symptoms of ADHD (emotional control: β=-0.27, 95% CI: -0.53, 0.00; inhibition: β=-0.21, 95% CI: -0.48, 0.05; WM: β=-0.14, 95% CI: -0.41, 0.13) and typically developing children (emotional control: β=-0.27, 95% CI: -0.63, 0.10; inhibition: β=-0.31, 95% CI: -0.68, 0.06; WM: β=-0.34, 95% CI: -0.68, 0.00). Conclusion: We found some evidence that prenatal log-∑DMP was associated with more adverse EF in a population experiencing primarily dietary exposure.","container-title":"ISEE Conference Abstracts","DOI":"10.1289/isee.2020.virtual.P-0820","issue":"1","note":"publisher: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w:instrText>
      </w:r>
      <w:r>
        <w:rPr>
          <w:color w:val="000000"/>
          <w:sz w:val="22"/>
          <w:szCs w:val="22"/>
        </w:rPr>
        <w:fldChar w:fldCharType="separate"/>
      </w:r>
      <w:r>
        <w:rPr>
          <w:sz w:val="22"/>
          <w:rPrChange w:id="855" w:author="Kayser, Georgia" w:date="2025-07-15T11:03:00Z">
            <w:rPr/>
          </w:rPrChange>
        </w:rPr>
        <w:t>(Marks et al., 2010; Ramírez et al., 2022; Thistle et al., 2020</w:t>
      </w:r>
      <w:r>
        <w:fldChar w:fldCharType="begin"/>
      </w:r>
      <w:r>
        <w:rPr>
          <w:sz w:val="22"/>
        </w:rPr>
        <w:instrText>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Behavior Questionnaire (CBQ) and the parent- and preschool teacher-rated Behavior Rating Inventory of Executive Function (BRIEF). Non-specific OPP exposure was estimated by measuring total diethyl (∑DEP) and dimethylphosphate (∑DMP) metabolites in urine collected at 17-18 weeks’ gestation. Change in EF z-score (β) and 95% confidence intervals (CI) per log-unit increase in specific gravity standardized exposure was estimated using multivariable linear regression with adjustment for dietary factors and other covariates. Results: There was no consistent pattern of association between log-∑DEP or ∑DMP and performance-based assessments and parent CBQ and BRIEF measures. However, log-∑DMP was associated with more adverse scores on teacher BRIEF scales among preschool children with symptoms of ADHD (emotional control: β=-0.27, 95% CI: -0.53, 0.00; inhibition: β=-0.21, 95% CI: -0.48, 0.05; WM: β=-0.14, 95% CI: -0.41, 0.13) and typically developing children (emotional control: β=-0.27, 95% CI: -0.63, 0.10; inhibition: β=-0.31, 95% CI: -0.68, 0.06; WM: β=-0.34, 95% CI: -0.68, 0.00). Conclusion: We found some evidence that prenatal log-∑DMP was associated with more adverse EF in a population experiencing primarily dietary exposure.","container-title":"ISEE Conference Abstracts","DOI":"10.1289/isee.2020.virtual.P-0820","issue":"1","note":"publisher: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w:instrText>
      </w:r>
      <w:r>
        <w:rPr>
          <w:sz w:val="22"/>
        </w:rPr>
        <w:fldChar w:fldCharType="separate"/>
      </w:r>
      <w:r>
        <w:rPr>
          <w:sz w:val="22"/>
          <w:rPrChange w:id="856" w:author="Kayser, Georgia" w:date="2025-07-15T11:03:00Z">
            <w:rPr/>
          </w:rPrChange>
        </w:rPr>
        <w:t>; Eskenazi et al., 2007)</w:t>
      </w:r>
      <w:r>
        <w:rPr>
          <w:sz w:val="22"/>
        </w:rPr>
        <w:fldChar w:fldCharType="end"/>
      </w:r>
      <w:r>
        <w:rPr>
          <w:color w:val="000000"/>
          <w:sz w:val="22"/>
          <w:szCs w:val="22"/>
          <w:rPrChange w:id="857" w:author="Kayser, Georgia" w:date="2025-07-15T11:03:00Z">
            <w:rPr/>
          </w:rPrChange>
        </w:rPr>
        <w:t>. Organophosphates can inhibit acetylcholinesterase (AChE) and impair neurobehavioral function, including attention, inhibitory control, and verbal function (</w:t>
      </w:r>
      <w:r>
        <w:rPr>
          <w:sz w:val="22"/>
          <w:rPrChange w:id="858" w:author="Kayser, Georgia" w:date="2025-07-15T11:03:00Z">
            <w:rPr/>
          </w:rPrChange>
        </w:rPr>
        <w:t>Eskenazi et al., 2007; Gunier et al., 2017; Butler-Dawson et al., 2016; Suarez-Lopez et al., 2013; Kofman et al., 2006; Wang et al., 2016</w:t>
      </w:r>
      <w:r>
        <w:rPr>
          <w:color w:val="000000"/>
          <w:sz w:val="22"/>
          <w:szCs w:val="22"/>
          <w:rPrChange w:id="859" w:author="Kayser, Georgia" w:date="2025-07-15T11:03:00Z">
            <w:rPr/>
          </w:rPrChange>
        </w:rPr>
        <w:t>)</w:t>
      </w:r>
      <w:r>
        <w:rPr>
          <w:sz w:val="22"/>
          <w:rPrChange w:id="860" w:author="Kayser, Georgia" w:date="2025-07-15T11:03:00Z">
            <w:rPr/>
          </w:rPrChange>
        </w:rPr>
        <w:t>)</w:t>
      </w:r>
      <w:r>
        <w:rPr>
          <w:color w:val="000000"/>
          <w:sz w:val="22"/>
          <w:szCs w:val="22"/>
        </w:rPr>
        <w:fldChar w:fldCharType="end"/>
      </w:r>
      <w:r>
        <w:rPr>
          <w:color w:val="000000"/>
          <w:sz w:val="22"/>
          <w:szCs w:val="22"/>
          <w:rPrChange w:id="861" w:author="Kayser, Georgia" w:date="2025-07-15T11:03:00Z">
            <w:rPr/>
          </w:rPrChange>
        </w:rPr>
        <w:t xml:space="preserve">. Among children and adolescents, a systematic review reported evidence suggesting the association between pesticides exposure and autism spectrum disorder and attention deficit/hyperactivity disorder (ADHD) among children </w:t>
      </w:r>
      <w:r>
        <w:fldChar w:fldCharType="begin"/>
      </w:r>
      <w:r>
        <w:rPr>
          <w:color w:val="000000"/>
          <w:sz w:val="22"/>
          <w:szCs w:val="22"/>
        </w:rPr>
        <w:instrText>ADDIN ZOTERO_ITEM CSL_CITATION {"citationID":"3lZcr2lY","properties":{"formattedCitation":"(Tessari et al., 2022)","plainCitation":"(Tessari et al., 2022)","noteIndex":0},"citationItems":[{"id":4753,"uris":["http://zotero.org/users/5127433/items/VJM3MF5D"],"itemData":{"id":4753,"type":"article-journal","abstract":"Objective:To conduct a systematic review of studies assessing the relationship between exposure to pesticides and ADHD or Autism Spectrum Disorder (ASD).Methods:Based on a pre-registered protocol in PROPSERO (CRD42018107847), we searched PubMed, Ovid databases, and ISI Web of Knowledge with no date/language/document type restrictions, up to May 2019. The Newcastle Ottawa Scale was used to assess study quality.Results:Among the 29 retained studies, 13 focused on ADHD, 14 on ASD, and two on both disorders. Ten studies reported a significant association between exposure to pesticides and ADHD/ADHD symptoms and 12 studies found a significant association with ASD/ASD traits. The strengths of the association and the possible confounders controlled for varied substantially across studies.Conclusion:Whilst there is some evidence suggesting a possible link between pesticides and ADHD/ASD, heterogeneity across studies prevents firm conclusions. We provide methodological indications for future studies.","container-title":"Journal of Attention Disorders","DOI":"10.1177/1087054720940402","ISSN":"1087-0547","issue":"1","journalAbbreviation":"J Atten Disord","language":"en","note":"publisher: SAGE Publications Inc","page":"48-71","source":"SAGE Journals","title":"Association Between Exposure to Pesticides and ADHD or Autism Spectrum Disorder: A Systematic Review of the Literature","title-short":"Association Between Exposure to Pesticides and ADHD or Autism Spectrum Disorder","volume":"26","author":[{"family":"Tessari","given":"Luca"},{"family":"Angriman","given":"Marco"},{"family":"Díaz-Román","given":"Amparo"},{"family":"Zhang","given":"Junhua"},{"family":"Conca","given":"Andreas"},{"family":"Cortese","given":"Samuele"}],"issued":{"date-parts":[["2022",1,1]]}}}],"schema":"https://github.com/citation-style-language/schema/raw/master/csl-citation.json"}</w:instrText>
      </w:r>
      <w:r>
        <w:rPr>
          <w:color w:val="000000"/>
          <w:sz w:val="22"/>
          <w:szCs w:val="22"/>
        </w:rPr>
        <w:fldChar w:fldCharType="separate"/>
      </w:r>
      <w:r>
        <w:rPr>
          <w:sz w:val="22"/>
          <w:rPrChange w:id="862" w:author="Kayser, Georgia" w:date="2025-07-15T11:03:00Z">
            <w:rPr/>
          </w:rPrChange>
        </w:rPr>
        <w:t>(Tessari et al., 2022)</w:t>
      </w:r>
      <w:r>
        <w:rPr>
          <w:color w:val="000000"/>
          <w:sz w:val="22"/>
          <w:szCs w:val="22"/>
        </w:rPr>
        <w:fldChar w:fldCharType="end"/>
      </w:r>
      <w:r>
        <w:rPr>
          <w:color w:val="000000"/>
          <w:sz w:val="22"/>
          <w:szCs w:val="22"/>
          <w:rPrChange w:id="863" w:author="Kayser, Georgia" w:date="2025-07-15T11:03:00Z">
            <w:rPr/>
          </w:rPrChange>
        </w:rPr>
        <w:t xml:space="preserve">. Available literature studying the association between insecticide exposure on child neurodevelopment suggests that prenatal exposure is linked with neurodevelopmental disorders, including, reduced IQ, increased rates of attention deficit hyperactivity disorder, autism, and youth reported hyperactivity and inattention (Hyland et al., 2022; </w:t>
      </w:r>
      <w:r>
        <w:rPr>
          <w:sz w:val="22"/>
          <w:rPrChange w:id="864" w:author="Kayser, Georgia" w:date="2025-07-15T11:03:00Z">
            <w:rPr/>
          </w:rPrChange>
        </w:rPr>
        <w:t>Sagiv et al., 2018; Richardson et al., 2015;</w:t>
      </w:r>
      <w:r>
        <w:rPr>
          <w:color w:val="000000"/>
          <w:sz w:val="22"/>
          <w:szCs w:val="22"/>
          <w:rPrChange w:id="865" w:author="Kayser, Georgia" w:date="2025-07-15T11:03:00Z">
            <w:rPr/>
          </w:rPrChange>
        </w:rPr>
        <w:t xml:space="preserve"> </w:t>
      </w:r>
      <w:r>
        <w:fldChar w:fldCharType="begin"/>
      </w:r>
      <w:r>
        <w:rPr>
          <w:color w:val="000000"/>
          <w:sz w:val="22"/>
          <w:szCs w:val="22"/>
        </w:rPr>
        <w:instrText>ADDIN ZOTERO_ITEM CSL_CITATION {"citationID":"edAxkgY6","properties":{"formattedCitation":"(Eskenazi et al., 2007; Sapbamrer &amp; Hongsibsong, 2019)","plainCitation":"(Eskenazi et al., 2007; Sapbamrer &amp; Hongsibsong, 2019)","noteIndex":0},"citationItems":[{"id":4678,"uris":["http://zotero.org/users/5127433/items/Z6AEBYRE"],"itemData":{"id":4678,"type":"article-journal","abstract":"BackgroundOrganophosphate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w:instrText>
      </w:r>
      <w:r>
        <w:rPr>
          <w:color w:val="000000"/>
          <w:sz w:val="22"/>
          <w:szCs w:val="22"/>
        </w:rPr>
        <w:fldChar w:fldCharType="separate"/>
      </w:r>
      <w:r>
        <w:rPr>
          <w:sz w:val="22"/>
          <w:rPrChange w:id="866" w:author="Kayser, Georgia" w:date="2025-07-15T11:03:00Z">
            <w:rPr/>
          </w:rPrChange>
        </w:rPr>
        <w:t>Eskenazi et al., 2007; Sapbamrer &amp; Hongsibsong, 2019)</w:t>
      </w:r>
      <w:r>
        <w:rPr>
          <w:color w:val="000000"/>
          <w:sz w:val="22"/>
          <w:szCs w:val="22"/>
        </w:rPr>
        <w:fldChar w:fldCharType="end"/>
      </w:r>
      <w:r>
        <w:rPr>
          <w:color w:val="000000"/>
          <w:sz w:val="22"/>
          <w:szCs w:val="22"/>
          <w:rPrChange w:id="867" w:author="Kayser, Georgia" w:date="2025-07-15T11:03:00Z">
            <w:rPr/>
          </w:rPrChange>
        </w:rPr>
        <w:t xml:space="preserve">. While evidence in postnatal exposure is limited, insecticide exposure documented by presence of urinary insecticide metabolites in children has been found to be associated with ADHD, memory, and attention and inhibitory control (Lee et al., 2020; </w:t>
      </w:r>
      <w:r>
        <w:rPr>
          <w:sz w:val="22"/>
          <w:rPrChange w:id="868" w:author="Kayser, Georgia" w:date="2025-07-15T11:03:00Z">
            <w:rPr/>
          </w:rPrChange>
        </w:rPr>
        <w:t>Sapbamrer et al., 2019</w:t>
      </w:r>
      <w:r>
        <w:rPr>
          <w:color w:val="000000"/>
          <w:sz w:val="22"/>
          <w:szCs w:val="22"/>
          <w:rPrChange w:id="869" w:author="Kayser, Georgia" w:date="2025-07-15T11:03:00Z">
            <w:rPr/>
          </w:rPrChange>
        </w:rPr>
        <w:t xml:space="preserve">; </w:t>
      </w:r>
      <w:r>
        <w:fldChar w:fldCharType="begin"/>
      </w:r>
      <w:r>
        <w:rPr>
          <w:color w:val="000000"/>
          <w:sz w:val="22"/>
          <w:szCs w:val="22"/>
        </w:rPr>
        <w:instrText>ADDIN ZOTERO_ITEM CSL_CITATION {"citationID":"pTmVln5d","properties":{"formattedCitation":"(Reed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w:instrText>
      </w:r>
      <w:r>
        <w:rPr>
          <w:color w:val="000000"/>
          <w:sz w:val="22"/>
          <w:szCs w:val="22"/>
        </w:rPr>
        <w:fldChar w:fldCharType="separate"/>
      </w:r>
      <w:r>
        <w:rPr>
          <w:sz w:val="22"/>
          <w:rPrChange w:id="870" w:author="Kayser, Georgia" w:date="2025-07-15T11:03:00Z">
            <w:rPr/>
          </w:rPrChange>
        </w:rPr>
        <w:t>Reed et al., 2023)</w:t>
      </w:r>
      <w:r>
        <w:rPr>
          <w:color w:val="000000"/>
          <w:sz w:val="22"/>
          <w:szCs w:val="22"/>
        </w:rPr>
        <w:fldChar w:fldCharType="end"/>
      </w:r>
      <w:r>
        <w:rPr>
          <w:color w:val="000000"/>
          <w:sz w:val="22"/>
          <w:szCs w:val="22"/>
          <w:rPrChange w:id="871" w:author="Kayser, Georgia" w:date="2025-07-15T11:03:00Z">
            <w:rPr/>
          </w:rPrChange>
        </w:rPr>
        <w:t>. Our research suggests that proximity to pesticide spray sites where intense pesticide application regularly occurs, is associated with reduced memory, attention and inhibition control, and increased impulsivity, difficulties understanding complex verbal instructions, and challenges with verbal-visual learning among adolescents.</w:t>
      </w:r>
    </w:p>
    <w:p w14:paraId="0CA325FB" w14:textId="77777777" w:rsidR="00B9096D" w:rsidRDefault="00B9096D">
      <w:pPr>
        <w:jc w:val="both"/>
        <w:rPr>
          <w:color w:val="000000"/>
          <w:sz w:val="22"/>
          <w:szCs w:val="22"/>
        </w:rPr>
      </w:pPr>
    </w:p>
    <w:p w14:paraId="0CA325FC" w14:textId="77777777" w:rsidR="00B9096D" w:rsidRDefault="00000000">
      <w:pPr>
        <w:jc w:val="both"/>
        <w:rPr>
          <w:color w:val="000000"/>
          <w:sz w:val="22"/>
          <w:szCs w:val="22"/>
        </w:rPr>
      </w:pPr>
      <w:r>
        <w:rPr>
          <w:color w:val="000000"/>
          <w:sz w:val="22"/>
          <w:szCs w:val="22"/>
          <w:rPrChange w:id="872" w:author="Kayser, Georgia" w:date="2025-07-15T11:03:00Z">
            <w:rPr/>
          </w:rPrChange>
        </w:rPr>
        <w:t xml:space="preserve">Existing literature using NEPSY-II is limited to two cohort studies, ESPINA—the parent research of this study in Ecuador, and CHAMACOS—among Mexican Americans in California. Among 519 adolescents (age 11-17 years) in the same study population (ESPINA), urinary concentration of 2,4-D and glyphosate were associated with low NEPSY-II scores (average domain score between 7.0 and 8.7 points) in the same subdomains (Attention/Inhibitory Control, Language, and Memory/Learning) and the Visuospatial Processing subdomain as well </w:t>
      </w:r>
      <w:r>
        <w:fldChar w:fldCharType="begin"/>
      </w:r>
      <w:r>
        <w:rPr>
          <w:color w:val="000000"/>
          <w:sz w:val="22"/>
          <w:szCs w:val="22"/>
        </w:rPr>
        <w:instrText>ADDIN ZOTERO_ITEM CSL_CITATION {"citationID":"JeFrk5Yd","properties":{"formattedCitation":"(Chronister et al., 2023)","plainCitation":"(Chronister et al., 2023)","noteIndex":0},"citationItems":[{"id":4760,"uris":["http://zotero.org/users/5127433/items/GWMFURYA"],"itemData":{"id":4760,"type":"article-journal","abstract":"Background:Herbicides are the most used class of pesticides worldwide, and insect repellents are widely used globally. Yet, there is a dearth of studies characterizing the associations between these chemical groups and human neurobehavior. Experimental studies suggest that glyphosate and 2,4-dichlorophenoxyacetic acid (2,4-D) herbicides can affect neurobehavior and the cholinergic and glutamatergic pathways in the brain. We aim to assess whether herbicides and insect repellents are associated with neurobehavioral performance in adolescents.Methods:We assessed 519 participants (11–17 years of age) living in agricultural communities in Ecuador. We quantified urinary concentrations of glyphosate, 2,4-D, and two N,N-diethyl-meta-toluamide (DEET) insect repellent metabolites [3-(diethylcarbamoyl)benzoic acid (DCBA) and 3-(ethylcarbamoyl)benzoic acid (ECBA)] using isotope-dilution mass spectrometry. We assessed neurobehavioral performance using 9 subtests across 5 domains (attention/inhibitory control, memory/learning, language, visuospatial processing, and social perception). We characterized the associations using generalized estimating equations and multiple imputation for metabolites below detection limits. Models were adjusted for demographic and anthropometric characteristics, urinary creatinine, and sexual maturation. Mediation by salivary cortisol, dehydroepiandrosterone, 17⁢β-estradiol, and testosterone was assessed using structural equation modeling.Results:The mean of each neurobehavioral domain score was between 7.0 and 8.7 [standard deviation (SD) range: 2.0–2.3]. Glyphosate was detected in 98.3% of participants, 2,4-D in 66.2%, DCBA in 63.3%, and ECBA in 33.4%. 2,4-D was negatively associated with all neurobehavioral domains, but statistically significant associations were observed with attention/inhibition [score difference per 50% higher metabolite concentration (β)=−0.19 95% confidence interval (CI): −0.31, −0.07], language [β=−0.12 (95% CI: −0.23, −0.01)], and memory/learning [β=−0.11 (95% CI: −0.22, 0.01)]. Glyphosate had a statistically significant negative association only with social perception [β=−0.08 (95% CI: −0.14, −0.01)]. DEET metabolites were not associated with neurobehavioral performance. Mediation by gender and adrenal hormones was not observed.Conclusion:This study describes worse neurobehavioral performance associated with herbicide exposures in adolescents, particularly with 2,4-D. Replication of these findings among other pediatric and adult populations is needed. https://doi.org/10.1289/EHP11383","container-title":"Environmental Health Perspectives","DOI":"10.1289/EHP11383","issue":"10","note":"publisher: Environmental Health Perspectives","page":"107007","source":"ehp.niehs.nih.gov (Atypon)","title":"Urinary Glyphosate, 2,4-D and DEET Biomarkers in Relation to Neurobehavioral Performance in Ecuadorian Adolescents in the ESPINA Cohort","volume":"131","author":[{"family":"Chronister","given":"Briana N.C."},{"family":"Yang","given":"Kun"},{"family":"Yang","given":"Audrey R."},{"family":"Lin","given":"Tuo"},{"family":"Tu","given":"Xin M."},{"family":"Lopez-Paredes","given":"Dolores"},{"family":"Checkoway","given":"Harvey"},{"family":"Suarez-Torres","given":"Jose"},{"family":"Gahagan","given":"Sheila"},{"family":"Martinez","given":"Danilo"},{"family":"Barr","given":"Dana"},{"family":"Moore","given":"Raeanne C."},{"family":"Suarez-Lopez","given":"Jose R."}],"issued":{"date-parts":[["2023",10]]}}}],"schema":"https://github.com/citation-style-language/schema/raw/master/csl-citation.json"}</w:instrText>
      </w:r>
      <w:r>
        <w:rPr>
          <w:color w:val="000000"/>
          <w:sz w:val="22"/>
          <w:szCs w:val="22"/>
        </w:rPr>
        <w:fldChar w:fldCharType="separate"/>
      </w:r>
      <w:r>
        <w:rPr>
          <w:sz w:val="22"/>
          <w:rPrChange w:id="873" w:author="Kayser, Georgia" w:date="2025-07-15T11:03:00Z">
            <w:rPr/>
          </w:rPrChange>
        </w:rPr>
        <w:t>(Chronister et al., 2023)</w:t>
      </w:r>
      <w:r>
        <w:rPr>
          <w:color w:val="000000"/>
          <w:sz w:val="22"/>
          <w:szCs w:val="22"/>
        </w:rPr>
        <w:fldChar w:fldCharType="end"/>
      </w:r>
      <w:r>
        <w:rPr>
          <w:color w:val="000000"/>
          <w:sz w:val="22"/>
          <w:szCs w:val="22"/>
          <w:rPrChange w:id="874" w:author="Kayser, Georgia" w:date="2025-07-15T11:03:00Z">
            <w:rPr/>
          </w:rPrChange>
        </w:rPr>
        <w:t xml:space="preserve">. Aligned with our results, a cross-sectional analysis among 307 children (mean age 6.6 years) in the same population (ESPINA), Friedman et al reported a better performance in NEPSY-II Language and Memory/Learning domains (domain average scores ranged from 6.6 to 9.9 points) when increasing distance between children’s households and plantations </w:t>
      </w:r>
      <w:r>
        <w:fldChar w:fldCharType="begin"/>
      </w:r>
      <w:r>
        <w:rPr>
          <w:color w:val="000000"/>
          <w:sz w:val="22"/>
          <w:szCs w:val="22"/>
        </w:rPr>
        <w:instrText>ADDIN ZOTERO_ITEM CSL_CITATION {"citationID":"FE8NeFlN","properties":{"formattedCitation":"(Friedman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w:instrText>
      </w:r>
      <w:r>
        <w:rPr>
          <w:color w:val="000000"/>
          <w:sz w:val="22"/>
          <w:szCs w:val="22"/>
        </w:rPr>
        <w:fldChar w:fldCharType="separate"/>
      </w:r>
      <w:r>
        <w:rPr>
          <w:sz w:val="22"/>
          <w:rPrChange w:id="875" w:author="Kayser, Georgia" w:date="2025-07-15T11:03:00Z">
            <w:rPr/>
          </w:rPrChange>
        </w:rPr>
        <w:t>(Friedman et al., 2020)</w:t>
      </w:r>
      <w:r>
        <w:rPr>
          <w:color w:val="000000"/>
          <w:sz w:val="22"/>
          <w:szCs w:val="22"/>
        </w:rPr>
        <w:fldChar w:fldCharType="end"/>
      </w:r>
      <w:r>
        <w:rPr>
          <w:color w:val="000000"/>
          <w:sz w:val="22"/>
          <w:szCs w:val="22"/>
          <w:rPrChange w:id="876" w:author="Kayser, Georgia" w:date="2025-07-15T11:03:00Z">
            <w:rPr/>
          </w:rPrChange>
        </w:rPr>
        <w:t xml:space="preserve">. Further, our study expanded the analysis scope to three points in time and utilized two geospatial analyses. Apart from distance to the nearest plantation, used in previous analyses, this study intended to better represent the exposure by including the area of agriculture around participant’s households. In a recent ESPINA study of insecticides urinary metabolites and neurobehavior, it was found that organophosphates were associated with lower performance on Language, Social Perception, and Attention/Inhibitory Control; however, neonicotinoids were associated with better performance on Memory/Learning and Social Perception scores (Yen et al., unpublished). </w:t>
      </w:r>
    </w:p>
    <w:p w14:paraId="0CA325FD" w14:textId="77777777" w:rsidR="00B9096D" w:rsidRDefault="00B9096D">
      <w:pPr>
        <w:jc w:val="both"/>
        <w:rPr>
          <w:color w:val="000000"/>
          <w:sz w:val="22"/>
          <w:szCs w:val="22"/>
        </w:rPr>
      </w:pPr>
    </w:p>
    <w:p w14:paraId="0CA325FE" w14:textId="77777777" w:rsidR="00B9096D" w:rsidRDefault="00000000">
      <w:pPr>
        <w:jc w:val="both"/>
        <w:rPr>
          <w:color w:val="000000"/>
          <w:sz w:val="22"/>
          <w:szCs w:val="22"/>
        </w:rPr>
      </w:pPr>
      <w:r>
        <w:rPr>
          <w:color w:val="000000"/>
          <w:sz w:val="22"/>
          <w:szCs w:val="22"/>
          <w:rPrChange w:id="877" w:author="Kayser, Georgia" w:date="2025-07-15T11:03:00Z">
            <w:rPr/>
          </w:rPrChange>
        </w:rPr>
        <w:t xml:space="preserve">In contrast, in the CHAMACOS study, 320 3.5-year-old children were assessed using NEPSY-II visual attention subdomain (average score 8.8 ± 2.3), which was not correlated with urinary organophosphate metabolites </w:t>
      </w:r>
      <w:r>
        <w:fldChar w:fldCharType="begin"/>
      </w:r>
      <w:r>
        <w:rPr>
          <w:color w:val="000000"/>
          <w:sz w:val="22"/>
          <w:szCs w:val="22"/>
        </w:rPr>
        <w:instrText>ADDIN ZOTERO_ITEM CSL_CITATION {"citationID":"7gzioKOY","properties":{"formattedCitation":"(Marks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w:instrText>
      </w:r>
      <w:r>
        <w:rPr>
          <w:color w:val="000000"/>
          <w:sz w:val="22"/>
          <w:szCs w:val="22"/>
        </w:rPr>
        <w:fldChar w:fldCharType="separate"/>
      </w:r>
      <w:r>
        <w:rPr>
          <w:sz w:val="22"/>
          <w:rPrChange w:id="878" w:author="Kayser, Georgia" w:date="2025-07-15T11:03:00Z">
            <w:rPr/>
          </w:rPrChange>
        </w:rPr>
        <w:t>(Marks et al., 2010)</w:t>
      </w:r>
      <w:r>
        <w:rPr>
          <w:color w:val="000000"/>
          <w:sz w:val="22"/>
          <w:szCs w:val="22"/>
        </w:rPr>
        <w:fldChar w:fldCharType="end"/>
      </w:r>
      <w:r>
        <w:rPr>
          <w:color w:val="000000"/>
          <w:sz w:val="22"/>
          <w:szCs w:val="22"/>
          <w:rPrChange w:id="879" w:author="Kayser, Georgia" w:date="2025-07-15T11:03:00Z">
            <w:rPr/>
          </w:rPrChange>
        </w:rPr>
        <w:t xml:space="preserve">. However, in CHAMACOS study, prenatal exposure to organophosphates was associated with attention problems and ADHD among 3.5-year-old and 5-year-old children using the Child Behavior Checklist </w:t>
      </w:r>
      <w:r>
        <w:fldChar w:fldCharType="begin"/>
      </w:r>
      <w:r>
        <w:rPr>
          <w:color w:val="000000"/>
          <w:sz w:val="22"/>
          <w:szCs w:val="22"/>
        </w:rPr>
        <w:instrText>ADDIN ZOTERO_ITEM CSL_CITATION {"citationID":"RFGMpoY2","properties":{"formattedCitation":"(Marks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w:instrText>
      </w:r>
      <w:r>
        <w:rPr>
          <w:color w:val="000000"/>
          <w:sz w:val="22"/>
          <w:szCs w:val="22"/>
        </w:rPr>
        <w:fldChar w:fldCharType="separate"/>
      </w:r>
      <w:r>
        <w:rPr>
          <w:sz w:val="22"/>
          <w:rPrChange w:id="880" w:author="Kayser, Georgia" w:date="2025-07-15T11:03:00Z">
            <w:rPr/>
          </w:rPrChange>
        </w:rPr>
        <w:t>(Marks et al., 2010)</w:t>
      </w:r>
      <w:r>
        <w:rPr>
          <w:color w:val="000000"/>
          <w:sz w:val="22"/>
          <w:szCs w:val="22"/>
        </w:rPr>
        <w:fldChar w:fldCharType="end"/>
      </w:r>
      <w:r>
        <w:rPr>
          <w:color w:val="000000"/>
          <w:sz w:val="22"/>
          <w:szCs w:val="22"/>
          <w:rPrChange w:id="881" w:author="Kayser, Georgia" w:date="2025-07-15T11:03:00Z">
            <w:rPr/>
          </w:rPrChange>
        </w:rPr>
        <w:t xml:space="preserve">. Differences in NEPSY-II results between CHAMACOS and ESPINA studies, could be based in the narrow use of one NEPSY-II subdomain (visual attention) in the CHAMACOS study vs a larger inclusion of subdomains in ESPINA (Attention/Inhibitory Control, Language, Memory/Learning, Visuospatial Processing and Social Perception). Furthermore, this analysis did not assess biomarkers, but geographical proximity to crops suggesting a broader range of mechanisms that could impact child neurodevelopment. Organochlorine and other types of insecticides are the most common pesticides explored in the literature on pesticide exposure and neurobehavioral performance; yet, more than 150 active ingredients or metabolites have been studied </w:t>
      </w:r>
      <w:r>
        <w:fldChar w:fldCharType="begin"/>
      </w:r>
      <w:r>
        <w:rPr>
          <w:color w:val="000000"/>
          <w:sz w:val="22"/>
          <w:szCs w:val="22"/>
        </w:rPr>
        <w:instrText>ADDIN ZOTERO_ITEM CSL_CITATION {"citationID":"he7Rsxas","properties":{"formattedCitation":"(Reed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w:instrText>
      </w:r>
      <w:r>
        <w:rPr>
          <w:color w:val="000000"/>
          <w:sz w:val="22"/>
          <w:szCs w:val="22"/>
        </w:rPr>
        <w:fldChar w:fldCharType="separate"/>
      </w:r>
      <w:r>
        <w:rPr>
          <w:sz w:val="22"/>
          <w:rPrChange w:id="882" w:author="Kayser, Georgia" w:date="2025-07-15T11:03:00Z">
            <w:rPr/>
          </w:rPrChange>
        </w:rPr>
        <w:t>(Reed et al., 2023)</w:t>
      </w:r>
      <w:r>
        <w:rPr>
          <w:color w:val="000000"/>
          <w:sz w:val="22"/>
          <w:szCs w:val="22"/>
        </w:rPr>
        <w:fldChar w:fldCharType="end"/>
      </w:r>
      <w:r>
        <w:rPr>
          <w:color w:val="000000"/>
          <w:sz w:val="22"/>
          <w:szCs w:val="22"/>
          <w:rPrChange w:id="883" w:author="Kayser, Georgia" w:date="2025-07-15T11:03:00Z">
            <w:rPr/>
          </w:rPrChange>
        </w:rPr>
        <w:t xml:space="preserve"> that can be explored to better understand their implications in child neurodevelopment.</w:t>
      </w:r>
    </w:p>
    <w:p w14:paraId="0CA325FF" w14:textId="77777777" w:rsidR="00B9096D" w:rsidRDefault="00B9096D">
      <w:pPr>
        <w:jc w:val="both"/>
        <w:rPr>
          <w:color w:val="000000"/>
          <w:sz w:val="22"/>
          <w:szCs w:val="22"/>
        </w:rPr>
      </w:pPr>
    </w:p>
    <w:p w14:paraId="0CA32600" w14:textId="77777777" w:rsidR="00B9096D" w:rsidRDefault="00000000">
      <w:pPr>
        <w:jc w:val="both"/>
        <w:rPr>
          <w:color w:val="000000"/>
          <w:sz w:val="22"/>
          <w:szCs w:val="22"/>
        </w:rPr>
      </w:pPr>
      <w:r>
        <w:rPr>
          <w:color w:val="000000"/>
          <w:sz w:val="22"/>
          <w:szCs w:val="22"/>
          <w:rPrChange w:id="884" w:author="Kayser, Georgia" w:date="2025-07-15T11:03:00Z">
            <w:rPr/>
          </w:rPrChange>
        </w:rPr>
        <w:t xml:space="preserve">This study has many strengths and some limitations. This is the first longitudinal study to assess the association between proximity to pesticide spray sites and children’s neurobehavioral performance in South America, contributing to the scarcity of research on this topic in Latin America, and one of only a few studies to study the area of pesticide spray sites around children’s homes </w:t>
      </w:r>
      <w:r>
        <w:fldChar w:fldCharType="begin"/>
      </w:r>
      <w:r>
        <w:rPr>
          <w:color w:val="000000"/>
          <w:sz w:val="22"/>
          <w:szCs w:val="22"/>
        </w:rPr>
        <w:instrText>ADDIN ZOTERO_ITEM CSL_CITATION {"citationID":"PY7024eP","properties":{"formattedCitation":"(Reed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w:instrText>
      </w:r>
      <w:r>
        <w:rPr>
          <w:color w:val="000000"/>
          <w:sz w:val="22"/>
          <w:szCs w:val="22"/>
        </w:rPr>
        <w:fldChar w:fldCharType="separate"/>
      </w:r>
      <w:r>
        <w:rPr>
          <w:sz w:val="22"/>
          <w:rPrChange w:id="885" w:author="Kayser, Georgia" w:date="2025-07-15T11:03:00Z">
            <w:rPr/>
          </w:rPrChange>
        </w:rPr>
        <w:t>(Reed et al., 2023)</w:t>
      </w:r>
      <w:r>
        <w:rPr>
          <w:color w:val="000000"/>
          <w:sz w:val="22"/>
          <w:szCs w:val="22"/>
        </w:rPr>
        <w:fldChar w:fldCharType="end"/>
      </w:r>
      <w:r>
        <w:rPr>
          <w:color w:val="000000"/>
          <w:sz w:val="22"/>
          <w:szCs w:val="22"/>
          <w:rPrChange w:id="886" w:author="Kayser, Georgia" w:date="2025-07-15T11:03:00Z">
            <w:rPr/>
          </w:rPrChange>
        </w:rPr>
        <w:t>. While the NEPSY II was used in the CHAMACOS study and here, no other known studies have used NEPSY in assessment of neurobehavior in children and exposure to pesticides. There are, however, some limitations. This analysis included greenhouse floriculture; however, the study area also has other vegetable and fruit plantations outside greenhouses not explored and these crops use pesticides as well. The sample size is small and may be underpowered to detect some associations. Further, exposures were defined based on household characteristics—such as occupation of household members and distance to plantation—</w:t>
      </w:r>
      <w:commentRangeStart w:id="887"/>
      <w:commentRangeStart w:id="888"/>
      <w:r>
        <w:rPr>
          <w:color w:val="000000"/>
          <w:sz w:val="22"/>
          <w:szCs w:val="22"/>
          <w:rPrChange w:id="889" w:author="Kayser, Georgia" w:date="2025-07-15T11:03:00Z">
            <w:rPr/>
          </w:rPrChange>
        </w:rPr>
        <w:t>but children enroll in school spend about one third of their day at school</w:t>
      </w:r>
      <w:commentRangeEnd w:id="887"/>
      <w:r>
        <w:commentReference w:id="887"/>
      </w:r>
      <w:commentRangeEnd w:id="888"/>
      <w:r>
        <w:commentReference w:id="888"/>
      </w:r>
      <w:r>
        <w:rPr>
          <w:color w:val="000000"/>
          <w:sz w:val="22"/>
          <w:szCs w:val="22"/>
          <w:rPrChange w:id="890" w:author="Kayser, Georgia" w:date="2025-07-15T11:03:00Z">
            <w:rPr/>
          </w:rPrChange>
        </w:rPr>
        <w:t xml:space="preserve">. This geospatial construct could be incorporated into future studies. Further, two previous studies reported no differences in NEPSY-II scores based on language administration (English vs Spanish) </w:t>
      </w:r>
      <w:r>
        <w:fldChar w:fldCharType="begin"/>
      </w:r>
      <w:r>
        <w:rPr>
          <w:color w:val="000000"/>
          <w:sz w:val="22"/>
          <w:szCs w:val="22"/>
        </w:rPr>
        <w:instrText>ADDIN ZOTERO_ITEM CSL_CITATION {"citationID":"s3jVlE1J","properties":{"formattedCitation":"(Gunier, Bradman, Harley, Kogut, et al., 2017; Korpinen et al., 2023)","plainCitation":"(Gunier, Bradman, Harley, Kogut, et al., 2017; Korpinen et al., 2023)","noteIndex":0},"citationItems":[{"id":4683,"uris":["http://zotero.org/users/5127433/items/ALAF35J8"],"itemData":{"id":4683,"type":"article-journal","abstract":"Background:Residential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(𝑛=283)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w:instrText>
      </w:r>
      <w:r>
        <w:rPr>
          <w:color w:val="000000"/>
          <w:sz w:val="22"/>
          <w:szCs w:val="22"/>
        </w:rPr>
        <w:fldChar w:fldCharType="separate"/>
      </w:r>
      <w:r>
        <w:rPr>
          <w:sz w:val="22"/>
          <w:rPrChange w:id="891" w:author="Kayser, Georgia" w:date="2025-07-15T11:03:00Z">
            <w:rPr/>
          </w:rPrChange>
        </w:rPr>
        <w:t>(Gunier, Bradman, Harley, Kogut, et al., 2017; Korpinen et al., 2023)</w:t>
      </w:r>
      <w:r>
        <w:rPr>
          <w:color w:val="000000"/>
          <w:sz w:val="22"/>
          <w:szCs w:val="22"/>
        </w:rPr>
        <w:fldChar w:fldCharType="end"/>
      </w:r>
      <w:r>
        <w:rPr>
          <w:color w:val="000000"/>
          <w:sz w:val="22"/>
          <w:szCs w:val="22"/>
          <w:rPrChange w:id="892" w:author="Kayser, Georgia" w:date="2025-07-15T11:03:00Z">
            <w:rPr/>
          </w:rPrChange>
        </w:rPr>
        <w:t xml:space="preserve">. However, when assessing expressive language in young children considering the child's language background is important </w:t>
      </w:r>
      <w:r>
        <w:fldChar w:fldCharType="begin"/>
      </w:r>
      <w:r>
        <w:rPr>
          <w:color w:val="000000"/>
          <w:sz w:val="22"/>
          <w:szCs w:val="22"/>
        </w:rPr>
        <w:instrText>ADDIN ZOTERO_ITEM CSL_CITATION {"citationID":"q3pFbta5","properties":{"formattedCitation":"(Korpinen et al., 2023)","plainCitation":"(Korpinen et al., 2023)","noteIndex":0},"citationItems":[{"id":4602,"uris":["http://zotero.org/users/5127433/items/N4LPC2WX"],"itemData":{"id":4602,"type":"article-journal","abstract":"Children's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w:instrText>
      </w:r>
      <w:r>
        <w:rPr>
          <w:color w:val="000000"/>
          <w:sz w:val="22"/>
          <w:szCs w:val="22"/>
        </w:rPr>
        <w:fldChar w:fldCharType="separate"/>
      </w:r>
      <w:r>
        <w:rPr>
          <w:sz w:val="22"/>
          <w:rPrChange w:id="893" w:author="Kayser, Georgia" w:date="2025-07-15T11:03:00Z">
            <w:rPr/>
          </w:rPrChange>
        </w:rPr>
        <w:t>(Korpinen et al., 2023)</w:t>
      </w:r>
      <w:r>
        <w:rPr>
          <w:color w:val="000000"/>
          <w:sz w:val="22"/>
          <w:szCs w:val="22"/>
        </w:rPr>
        <w:fldChar w:fldCharType="end"/>
      </w:r>
      <w:r>
        <w:rPr>
          <w:color w:val="000000"/>
          <w:sz w:val="22"/>
          <w:szCs w:val="22"/>
          <w:rPrChange w:id="894" w:author="Kayser, Georgia" w:date="2025-07-15T11:03:00Z">
            <w:rPr/>
          </w:rPrChange>
        </w:rPr>
        <w:t xml:space="preserve">. For instance, language–and particularly comprehension of instruction—could limit the ability to respond correctly if participants’ mother language is different than Spanish (e.g., Quechua). </w:t>
      </w:r>
    </w:p>
    <w:p w14:paraId="0CA32601" w14:textId="77777777" w:rsidR="00B9096D" w:rsidRDefault="00B9096D">
      <w:pPr>
        <w:rPr>
          <w:color w:val="000000"/>
          <w:sz w:val="22"/>
          <w:szCs w:val="22"/>
        </w:rPr>
      </w:pPr>
    </w:p>
    <w:p w14:paraId="0CA32602" w14:textId="77777777" w:rsidR="00B9096D" w:rsidRDefault="00000000">
      <w:pPr>
        <w:pStyle w:val="ListParagraph"/>
        <w:numPr>
          <w:ilvl w:val="0"/>
          <w:numId w:val="1"/>
        </w:numPr>
        <w:rPr>
          <w:b/>
          <w:bCs/>
          <w:color w:val="000000"/>
          <w:sz w:val="22"/>
          <w:szCs w:val="22"/>
        </w:rPr>
      </w:pPr>
      <w:r>
        <w:rPr>
          <w:b/>
          <w:bCs/>
          <w:color w:val="000000"/>
          <w:sz w:val="22"/>
          <w:szCs w:val="22"/>
          <w:rPrChange w:id="895" w:author="Kayser, Georgia" w:date="2025-07-15T11:03:00Z">
            <w:rPr/>
          </w:rPrChange>
        </w:rPr>
        <w:t>Conclusion</w:t>
      </w:r>
    </w:p>
    <w:p w14:paraId="0CA32603" w14:textId="77777777" w:rsidR="00B9096D" w:rsidRDefault="00000000">
      <w:pPr>
        <w:jc w:val="both"/>
        <w:rPr>
          <w:color w:val="000000"/>
          <w:sz w:val="22"/>
          <w:szCs w:val="22"/>
        </w:rPr>
      </w:pPr>
      <w:r>
        <w:rPr>
          <w:color w:val="000000"/>
          <w:sz w:val="22"/>
          <w:szCs w:val="22"/>
          <w:rPrChange w:id="896" w:author="Kayser, Georgia" w:date="2025-07-15T11:03:00Z">
            <w:rPr/>
          </w:rPrChange>
        </w:rPr>
        <w:t xml:space="preserve">In this longitudinal ESPINA study of children who grow up near floriculture, where pesticides are heavily used, residential proximity to floriculture plantations and crop areas around children’s households were associated with lower performance in Attention/Inhibitory Control, Language, and Memory/Learning among children and adolescents assessed in three different time periods in Pedro Moncayo, Ecuador. The distance from residence to nearest plantation and all crop area variables between 50 and 500m were associated with lower performance in the domain of Attention/Inhibitory Control. This research contributes to the body of research that suggests that exposure to pesticides is negatively associated with neurobehavior. This research has implications for health-based standards and adds to the body of literature that suggests that pesticide sprays sites should not be within 500m of residential areas, schools or daycare facilities </w:t>
      </w:r>
      <w:r>
        <w:fldChar w:fldCharType="begin"/>
      </w:r>
      <w:r>
        <w:rPr>
          <w:color w:val="000000"/>
          <w:sz w:val="22"/>
          <w:szCs w:val="22"/>
        </w:rPr>
        <w:instrText>ADDIN ZOTERO_ITEM CSL_CITATION {"citationID":"PLhyX0X5","properties":{"formattedCitation":"(Gunier, Bradman, Harley, &amp; Eskenazi, 2017)","plainCitation":"(Gunier, Bradman, Harley, &amp; Eskenazi, 2017)","noteIndex":0},"citationItems":[{"id":4791,"uris":["http://zotero.org/users/5127433/items/NDKPABHX"],"itemData":{"id":4791,"type":"article-journal","abstract":"California has proposed limiting agricultural pesticide use within 0.4 km of schools and childcare facilities. However, the 0.4-km buffer may not be appropriate for all pesticides because of differing toxicities, fate, and application methods. Living near pesticide use has been associated with poorer birth outcomes, neurodevelopment, and respiratory function in children. More research about exposures in schools, childcare facilities, and homes is needed. Despite incomplete science, this regulation is an important step to reduce potential exposures to children. The most vulnerable exposure period may be in utero, and future regulations should also aim to reduce exposures to pregnant women.","container-title":"PLOS Biology","DOI":"10.1371/journal.pbio.2004741","ISSN":"1545-7885","issue":"12","journalAbbreviation":"PLOS Biology","language":"en","note":"publisher: Public Library of Science","page":"e2004741","source":"PLoS Journals","title":"Will buffer zones around schools in agricultural areas be adequate to protect children from the potential adverse effects of pesticide exposure?","volume":"15","author":[{"family":"Gunier","given":"Robert B."},{"family":"Bradman","given":"Asa"},{"family":"Harley","given":"Kim G."},{"family":"Eskenazi","given":"Brenda"}],"issued":{"date-parts":[["2017"]],"season":"dic"}}}],"schema":"https://github.com/citation-style-language/schema/raw/master/csl-citation.json"}</w:instrText>
      </w:r>
      <w:r>
        <w:rPr>
          <w:color w:val="000000"/>
          <w:sz w:val="22"/>
          <w:szCs w:val="22"/>
        </w:rPr>
        <w:fldChar w:fldCharType="separate"/>
      </w:r>
      <w:r>
        <w:rPr>
          <w:sz w:val="22"/>
          <w:rPrChange w:id="897" w:author="Kayser, Georgia" w:date="2025-07-15T11:03:00Z">
            <w:rPr/>
          </w:rPrChange>
        </w:rPr>
        <w:t>(Gunier, Bradman, Harley, &amp; Eskenazi, 2017)</w:t>
      </w:r>
      <w:r>
        <w:rPr>
          <w:color w:val="000000"/>
          <w:sz w:val="22"/>
          <w:szCs w:val="22"/>
        </w:rPr>
        <w:fldChar w:fldCharType="end"/>
      </w:r>
      <w:r>
        <w:rPr>
          <w:color w:val="000000"/>
          <w:sz w:val="22"/>
          <w:szCs w:val="22"/>
          <w:rPrChange w:id="898" w:author="Kayser, Georgia" w:date="2025-07-15T11:03:00Z">
            <w:rPr/>
          </w:rPrChange>
        </w:rPr>
        <w:t xml:space="preserve">. Further research is still needed to disentangle the varying pesticide exposure mechanisms among children and adolescents who grow up near pesticide spray sites and neurobehavioral outcomes and identify the classes of pesticides that may be triggering these outcomes. </w:t>
      </w:r>
    </w:p>
    <w:p w14:paraId="0CA32604" w14:textId="77777777" w:rsidR="00B9096D" w:rsidRDefault="00B9096D">
      <w:pPr>
        <w:rPr>
          <w:color w:val="000000"/>
          <w:sz w:val="22"/>
          <w:szCs w:val="22"/>
        </w:rPr>
      </w:pPr>
    </w:p>
    <w:p w14:paraId="0CA32605" w14:textId="77777777" w:rsidR="00B9096D" w:rsidRDefault="00B9096D">
      <w:pPr>
        <w:rPr>
          <w:b/>
          <w:bCs/>
          <w:color w:val="000000"/>
          <w:sz w:val="22"/>
          <w:szCs w:val="22"/>
        </w:rPr>
      </w:pPr>
    </w:p>
    <w:p w14:paraId="0CA32606" w14:textId="77777777" w:rsidR="00B9096D" w:rsidRDefault="00000000">
      <w:pPr>
        <w:rPr>
          <w:b/>
          <w:bCs/>
          <w:color w:val="000000"/>
          <w:sz w:val="22"/>
          <w:szCs w:val="22"/>
        </w:rPr>
      </w:pPr>
      <w:r>
        <w:rPr>
          <w:b/>
          <w:bCs/>
          <w:color w:val="000000"/>
          <w:sz w:val="22"/>
          <w:szCs w:val="22"/>
          <w:rPrChange w:id="899" w:author="Kayser, Georgia" w:date="2025-07-15T11:03:00Z">
            <w:rPr/>
          </w:rPrChange>
        </w:rPr>
        <w:t>Acknowledgements</w:t>
      </w:r>
    </w:p>
    <w:p w14:paraId="0CA32607" w14:textId="77777777" w:rsidR="00B9096D" w:rsidRDefault="00B9096D">
      <w:pPr>
        <w:rPr>
          <w:color w:val="000000"/>
          <w:sz w:val="22"/>
          <w:szCs w:val="22"/>
        </w:rPr>
      </w:pPr>
    </w:p>
    <w:p w14:paraId="0CA32608" w14:textId="77777777" w:rsidR="00B9096D" w:rsidRDefault="00000000">
      <w:pPr>
        <w:jc w:val="both"/>
        <w:rPr>
          <w:color w:val="000000"/>
          <w:sz w:val="22"/>
          <w:szCs w:val="22"/>
        </w:rPr>
      </w:pPr>
      <w:r>
        <w:rPr>
          <w:rFonts w:eastAsiaTheme="minorHAnsi"/>
          <w:color w:val="000000"/>
          <w:sz w:val="22"/>
          <w:szCs w:val="22"/>
          <w:rPrChange w:id="900" w:author="Kayser, Georgia" w:date="2025-07-15T11:03:00Z">
            <w:rPr/>
          </w:rPrChange>
        </w:rPr>
        <w:t xml:space="preserve">Research funding was provided by </w:t>
      </w:r>
      <w:r>
        <w:rPr>
          <w:sz w:val="22"/>
          <w:szCs w:val="22"/>
          <w:rPrChange w:id="901" w:author="Kayser, Georgia" w:date="2025-07-15T11:03:00Z">
            <w:rPr/>
          </w:rPrChange>
        </w:rPr>
        <w:t xml:space="preserve">National Institute of Environmental Health Sciences (NIEHS) of the National Institutes of Health </w:t>
      </w:r>
      <w:r>
        <w:rPr>
          <w:rFonts w:eastAsiaTheme="minorHAnsi"/>
          <w:color w:val="000000"/>
          <w:sz w:val="22"/>
          <w:szCs w:val="22"/>
          <w:rPrChange w:id="902" w:author="Kayser, Georgia" w:date="2025-07-15T11:03:00Z">
            <w:rPr/>
          </w:rPrChange>
        </w:rPr>
        <w:t>grant K01ES031697 to Dr. Georgia Kayser to help make this research possible. Other NIEHS research awards were also helpful in bringing this research to fruition (</w:t>
      </w:r>
      <w:r>
        <w:rPr>
          <w:rFonts w:eastAsiaTheme="minorHAnsi"/>
          <w:color w:val="000000" w:themeColor="text1"/>
          <w:sz w:val="22"/>
          <w:szCs w:val="22"/>
          <w:rPrChange w:id="903" w:author="Kayser, Georgia" w:date="2025-07-15T11:03:00Z">
            <w:rPr/>
          </w:rPrChange>
        </w:rPr>
        <w:t xml:space="preserve">R01ES030378, R01ES025792; PI: Suraez, J.R.). We also greatly appreciate the contributions of ESPINA study staff, Fundación Cimas del Ecuador, </w:t>
      </w:r>
      <w:r>
        <w:rPr>
          <w:sz w:val="22"/>
          <w:szCs w:val="22"/>
          <w:rPrChange w:id="904" w:author="Kayser, Georgia" w:date="2025-07-15T11:03:00Z">
            <w:rPr/>
          </w:rPrChange>
        </w:rPr>
        <w:t>the Parish Governments of Pedro Moncayo County, community members of Pedro Moncayo, and the Education District of Pichincha-Cayambe-Pedro Moncayo counties for their contributions and support on this project.</w:t>
      </w:r>
    </w:p>
    <w:p w14:paraId="0CA32609" w14:textId="77777777" w:rsidR="00B9096D" w:rsidRDefault="00B9096D">
      <w:pPr>
        <w:rPr>
          <w:color w:val="000000"/>
          <w:sz w:val="22"/>
          <w:szCs w:val="22"/>
        </w:rPr>
      </w:pPr>
    </w:p>
    <w:p w14:paraId="0CA3260A" w14:textId="77777777" w:rsidR="00B9096D" w:rsidRDefault="00B9096D">
      <w:pPr>
        <w:rPr>
          <w:color w:val="000000"/>
          <w:sz w:val="22"/>
          <w:szCs w:val="22"/>
        </w:rPr>
      </w:pPr>
    </w:p>
    <w:p w14:paraId="0CA3260B" w14:textId="77777777" w:rsidR="00B9096D" w:rsidRDefault="00000000">
      <w:pPr>
        <w:rPr>
          <w:b/>
          <w:bCs/>
          <w:color w:val="000000"/>
          <w:sz w:val="22"/>
          <w:szCs w:val="22"/>
          <w:highlight w:val="lightGray"/>
        </w:rPr>
      </w:pPr>
      <w:r>
        <w:br w:type="page"/>
      </w:r>
    </w:p>
    <w:p w14:paraId="0CA3260C" w14:textId="77777777" w:rsidR="00B9096D" w:rsidRDefault="00000000">
      <w:pPr>
        <w:rPr>
          <w:b/>
          <w:bCs/>
          <w:color w:val="000000"/>
          <w:sz w:val="22"/>
          <w:szCs w:val="22"/>
        </w:rPr>
      </w:pPr>
      <w:r>
        <w:rPr>
          <w:b/>
          <w:bCs/>
          <w:color w:val="000000"/>
          <w:sz w:val="22"/>
          <w:szCs w:val="22"/>
          <w:rPrChange w:id="905" w:author="Kayser, Georgia" w:date="2025-07-15T11:03:00Z">
            <w:rPr/>
          </w:rPrChange>
        </w:rPr>
        <w:t>Bibliography:</w:t>
      </w:r>
    </w:p>
    <w:p w14:paraId="0CA3260D" w14:textId="77777777" w:rsidR="00B9096D" w:rsidRDefault="00B9096D">
      <w:pPr>
        <w:rPr>
          <w:color w:val="000000"/>
          <w:sz w:val="22"/>
          <w:szCs w:val="22"/>
        </w:rPr>
      </w:pPr>
    </w:p>
    <w:p w14:paraId="0CA3260E" w14:textId="77777777" w:rsidR="00B9096D" w:rsidRDefault="00000000">
      <w:pPr>
        <w:pStyle w:val="Bibliography"/>
        <w:spacing w:line="240" w:lineRule="auto"/>
        <w:ind w:left="806" w:hanging="806"/>
        <w:rPr>
          <w:sz w:val="22"/>
        </w:rPr>
      </w:pPr>
      <w:r>
        <w:fldChar w:fldCharType="begin"/>
      </w:r>
      <w:r>
        <w:rPr>
          <w:color w:val="000000"/>
          <w:sz w:val="22"/>
          <w:szCs w:val="22"/>
        </w:rPr>
        <w:instrText>ADDIN ZOTERO_BIBL {"uncited":[],"omitted":[],"custom":[]} CSL_BIBLIOGRAPHY</w:instrText>
      </w:r>
      <w:commentRangeStart w:id="906"/>
      <w:r>
        <w:rPr>
          <w:color w:val="000000"/>
          <w:sz w:val="22"/>
          <w:szCs w:val="22"/>
        </w:rPr>
        <w:fldChar w:fldCharType="separate"/>
      </w:r>
      <w:r>
        <w:rPr>
          <w:sz w:val="22"/>
          <w:rPrChange w:id="907" w:author="Kayser, Georgia" w:date="2025-07-15T11:03:00Z">
            <w:rPr/>
          </w:rPrChange>
        </w:rPr>
        <w:t xml:space="preserve">Bradman, A., Castorina, R., Boyd Barr, D., Chevrier, J., Harnly, M. E., Eisen, E. A., McKone, T. E., Harley, K., Holland, N., &amp; Eskenazi, B. (2011). Determinants of Organophosphorus Pesticide Urinary Metabolite Levels in Young Children Living in an Agricultural Community. </w:t>
      </w:r>
      <w:r>
        <w:rPr>
          <w:i/>
          <w:iCs/>
          <w:sz w:val="22"/>
          <w:rPrChange w:id="908" w:author="Kayser, Georgia" w:date="2025-07-15T11:03:00Z">
            <w:rPr/>
          </w:rPrChange>
        </w:rPr>
        <w:t>International Journal of Environmental Research and Public Health</w:t>
      </w:r>
      <w:r>
        <w:rPr>
          <w:sz w:val="22"/>
          <w:rPrChange w:id="909" w:author="Kayser, Georgia" w:date="2025-07-15T11:03:00Z">
            <w:rPr/>
          </w:rPrChange>
        </w:rPr>
        <w:t xml:space="preserve">, </w:t>
      </w:r>
      <w:r>
        <w:rPr>
          <w:i/>
          <w:iCs/>
          <w:sz w:val="22"/>
          <w:rPrChange w:id="910" w:author="Kayser, Georgia" w:date="2025-07-15T11:03:00Z">
            <w:rPr/>
          </w:rPrChange>
        </w:rPr>
        <w:t>8</w:t>
      </w:r>
      <w:r>
        <w:rPr>
          <w:sz w:val="22"/>
          <w:rPrChange w:id="911" w:author="Kayser, Georgia" w:date="2025-07-15T11:03:00Z">
            <w:rPr/>
          </w:rPrChange>
        </w:rPr>
        <w:t>(4), Article 4. https://doi.org/10.3390/ijerph8041061</w:t>
      </w:r>
    </w:p>
    <w:p w14:paraId="0CA3260F" w14:textId="77777777" w:rsidR="00B9096D" w:rsidRDefault="00000000">
      <w:pPr>
        <w:pStyle w:val="Bibliography"/>
        <w:spacing w:line="240" w:lineRule="auto"/>
        <w:ind w:left="806" w:hanging="806"/>
        <w:rPr>
          <w:sz w:val="22"/>
        </w:rPr>
      </w:pPr>
      <w:r>
        <w:rPr>
          <w:sz w:val="22"/>
          <w:rPrChange w:id="912" w:author="Kayser, Georgia" w:date="2025-07-15T11:03:00Z">
            <w:rPr/>
          </w:rPrChange>
        </w:rPr>
        <w:t xml:space="preserve">Burns, C. J., McIntosh, L. J., Mink, P. J., Jurek, A. M., &amp; Li, A. A. (2013). Pesticide Exposure and Neurodevelopmental Outcomes: Review of the Epidemiologic and Animal Studies. </w:t>
      </w:r>
      <w:r>
        <w:rPr>
          <w:i/>
          <w:iCs/>
          <w:sz w:val="22"/>
          <w:rPrChange w:id="913" w:author="Kayser, Georgia" w:date="2025-07-15T11:03:00Z">
            <w:rPr/>
          </w:rPrChange>
        </w:rPr>
        <w:t>Journal of Toxicology and Environmental Health, Part B</w:t>
      </w:r>
      <w:r>
        <w:rPr>
          <w:sz w:val="22"/>
          <w:rPrChange w:id="914" w:author="Kayser, Georgia" w:date="2025-07-15T11:03:00Z">
            <w:rPr/>
          </w:rPrChange>
        </w:rPr>
        <w:t xml:space="preserve">, </w:t>
      </w:r>
      <w:r>
        <w:rPr>
          <w:i/>
          <w:iCs/>
          <w:sz w:val="22"/>
          <w:rPrChange w:id="915" w:author="Kayser, Georgia" w:date="2025-07-15T11:03:00Z">
            <w:rPr/>
          </w:rPrChange>
        </w:rPr>
        <w:t>16</w:t>
      </w:r>
      <w:r>
        <w:rPr>
          <w:sz w:val="22"/>
          <w:rPrChange w:id="916" w:author="Kayser, Georgia" w:date="2025-07-15T11:03:00Z">
            <w:rPr/>
          </w:rPrChange>
        </w:rPr>
        <w:t>(3–4), 127–283. https://doi.org/10.1080/10937404.2013.783383</w:t>
      </w:r>
    </w:p>
    <w:p w14:paraId="0CA32610" w14:textId="77777777" w:rsidR="00B9096D" w:rsidRDefault="00000000">
      <w:pPr>
        <w:pStyle w:val="Bibliography"/>
        <w:spacing w:line="240" w:lineRule="auto"/>
        <w:ind w:left="806" w:hanging="806"/>
        <w:rPr>
          <w:sz w:val="22"/>
        </w:rPr>
      </w:pPr>
      <w:r>
        <w:rPr>
          <w:sz w:val="22"/>
          <w:rPrChange w:id="917" w:author="Kayser, Georgia" w:date="2025-07-15T11:03:00Z">
            <w:rPr/>
          </w:rPrChange>
        </w:rPr>
        <w:t xml:space="preserve">Butler-Dawson, J., Galvin, K., Thorne, P. S., &amp; Rohlman, D. S. (2016). Organophosphorus pesticide exposure and neurobehavioral performance in Latino children living in an orchard community. </w:t>
      </w:r>
      <w:r>
        <w:rPr>
          <w:i/>
          <w:iCs/>
          <w:sz w:val="22"/>
          <w:rPrChange w:id="918" w:author="Kayser, Georgia" w:date="2025-07-15T11:03:00Z">
            <w:rPr/>
          </w:rPrChange>
        </w:rPr>
        <w:t>NeuroToxicology</w:t>
      </w:r>
      <w:r>
        <w:rPr>
          <w:sz w:val="22"/>
          <w:rPrChange w:id="919" w:author="Kayser, Georgia" w:date="2025-07-15T11:03:00Z">
            <w:rPr/>
          </w:rPrChange>
        </w:rPr>
        <w:t xml:space="preserve">, </w:t>
      </w:r>
      <w:r>
        <w:rPr>
          <w:i/>
          <w:iCs/>
          <w:sz w:val="22"/>
          <w:rPrChange w:id="920" w:author="Kayser, Georgia" w:date="2025-07-15T11:03:00Z">
            <w:rPr/>
          </w:rPrChange>
        </w:rPr>
        <w:t>53</w:t>
      </w:r>
      <w:r>
        <w:rPr>
          <w:sz w:val="22"/>
          <w:rPrChange w:id="921" w:author="Kayser, Georgia" w:date="2025-07-15T11:03:00Z">
            <w:rPr/>
          </w:rPrChange>
        </w:rPr>
        <w:t>, 165–172. https://doi.org/10.1016/j.neuro.2016.01.009</w:t>
      </w:r>
    </w:p>
    <w:p w14:paraId="0CA32611" w14:textId="77777777" w:rsidR="00B9096D" w:rsidRDefault="00000000">
      <w:pPr>
        <w:pStyle w:val="Bibliography"/>
        <w:spacing w:line="240" w:lineRule="auto"/>
        <w:ind w:left="806" w:hanging="806"/>
        <w:rPr>
          <w:sz w:val="22"/>
        </w:rPr>
      </w:pPr>
      <w:r>
        <w:rPr>
          <w:sz w:val="22"/>
          <w:rPrChange w:id="922" w:author="Kayser, Georgia" w:date="2025-07-15T11:03:00Z">
            <w:rPr/>
          </w:rPrChange>
        </w:rPr>
        <w:t xml:space="preserve">Chronister, B. N. C., Yang, K., Yang, A. R., Lin, T., Tu, X. M., Lopez-Paredes, D., Checkoway, H., Suarez-Torres, J., Gahagan, S., Martinez, D., Barr, D., Moore, R. C., &amp; Suarez-Lopez, J. R. (2023). Urinary Glyphosate, 2,4-D and DEET Biomarkers in Relation to Neurobehavioral Performance in Ecuadorian Adolescents in the ESPINA Cohort. </w:t>
      </w:r>
      <w:r>
        <w:rPr>
          <w:i/>
          <w:iCs/>
          <w:sz w:val="22"/>
          <w:rPrChange w:id="923" w:author="Kayser, Georgia" w:date="2025-07-15T11:03:00Z">
            <w:rPr/>
          </w:rPrChange>
        </w:rPr>
        <w:t>Environmental Health Perspectives</w:t>
      </w:r>
      <w:r>
        <w:rPr>
          <w:sz w:val="22"/>
          <w:rPrChange w:id="924" w:author="Kayser, Georgia" w:date="2025-07-15T11:03:00Z">
            <w:rPr/>
          </w:rPrChange>
        </w:rPr>
        <w:t xml:space="preserve">, </w:t>
      </w:r>
      <w:r>
        <w:rPr>
          <w:i/>
          <w:iCs/>
          <w:sz w:val="22"/>
          <w:rPrChange w:id="925" w:author="Kayser, Georgia" w:date="2025-07-15T11:03:00Z">
            <w:rPr/>
          </w:rPrChange>
        </w:rPr>
        <w:t>131</w:t>
      </w:r>
      <w:r>
        <w:rPr>
          <w:sz w:val="22"/>
          <w:rPrChange w:id="926" w:author="Kayser, Georgia" w:date="2025-07-15T11:03:00Z">
            <w:rPr/>
          </w:rPrChange>
        </w:rPr>
        <w:t>(10), 107007. https://doi.org/10.1289/EHP11383</w:t>
      </w:r>
    </w:p>
    <w:p w14:paraId="0CA32612" w14:textId="77777777" w:rsidR="00B9096D" w:rsidRDefault="00000000">
      <w:pPr>
        <w:pStyle w:val="Bibliography"/>
        <w:spacing w:line="240" w:lineRule="auto"/>
        <w:ind w:left="806" w:hanging="806"/>
        <w:rPr>
          <w:sz w:val="22"/>
        </w:rPr>
      </w:pPr>
      <w:r>
        <w:rPr>
          <w:sz w:val="22"/>
          <w:rPrChange w:id="927" w:author="Kayser, Georgia" w:date="2025-07-15T11:03:00Z">
            <w:rPr/>
          </w:rPrChange>
        </w:rPr>
        <w:t xml:space="preserve">Coronado, G. D., Holte, S., Vigoren, E., Griffith, W. C., Barr, D. B., Faustman, E., &amp; Thompson, B. (2011). Organophosphate Pesticide Exposure and Residential Proximity to Nearby Fields: Evidence for the Drift Pathway. </w:t>
      </w:r>
      <w:r>
        <w:rPr>
          <w:i/>
          <w:iCs/>
          <w:sz w:val="22"/>
          <w:rPrChange w:id="928" w:author="Kayser, Georgia" w:date="2025-07-15T11:03:00Z">
            <w:rPr/>
          </w:rPrChange>
        </w:rPr>
        <w:t>Journal of Occupational and Environmental Medicine</w:t>
      </w:r>
      <w:r>
        <w:rPr>
          <w:sz w:val="22"/>
          <w:rPrChange w:id="929" w:author="Kayser, Georgia" w:date="2025-07-15T11:03:00Z">
            <w:rPr/>
          </w:rPrChange>
        </w:rPr>
        <w:t xml:space="preserve">, </w:t>
      </w:r>
      <w:r>
        <w:rPr>
          <w:i/>
          <w:iCs/>
          <w:sz w:val="22"/>
          <w:rPrChange w:id="930" w:author="Kayser, Georgia" w:date="2025-07-15T11:03:00Z">
            <w:rPr/>
          </w:rPrChange>
        </w:rPr>
        <w:t>53</w:t>
      </w:r>
      <w:r>
        <w:rPr>
          <w:sz w:val="22"/>
          <w:rPrChange w:id="931" w:author="Kayser, Georgia" w:date="2025-07-15T11:03:00Z">
            <w:rPr/>
          </w:rPrChange>
        </w:rPr>
        <w:t>(8), 884. https://doi.org/10.1097/JOM.0b013e318222f03a</w:t>
      </w:r>
    </w:p>
    <w:p w14:paraId="0CA32613" w14:textId="77777777" w:rsidR="00B9096D" w:rsidRDefault="00000000">
      <w:pPr>
        <w:pStyle w:val="Bibliography"/>
        <w:spacing w:line="240" w:lineRule="auto"/>
        <w:ind w:left="806" w:hanging="806"/>
        <w:rPr>
          <w:sz w:val="22"/>
        </w:rPr>
      </w:pPr>
      <w:r>
        <w:rPr>
          <w:sz w:val="22"/>
          <w:rPrChange w:id="932" w:author="Kayser, Georgia" w:date="2025-07-15T11:03:00Z">
            <w:rPr/>
          </w:rPrChange>
        </w:rPr>
        <w:t xml:space="preserve">Dórea, J. G. (2021). Neurodevelopment in mining environments entails different types of exposure and non-essential element interactions: Broadening the significance of the Nyanza et al study in Tanzania. </w:t>
      </w:r>
      <w:r>
        <w:rPr>
          <w:i/>
          <w:iCs/>
          <w:sz w:val="22"/>
          <w:rPrChange w:id="933" w:author="Kayser, Georgia" w:date="2025-07-15T11:03:00Z">
            <w:rPr/>
          </w:rPrChange>
        </w:rPr>
        <w:t>Environment International</w:t>
      </w:r>
      <w:r>
        <w:rPr>
          <w:sz w:val="22"/>
          <w:rPrChange w:id="934" w:author="Kayser, Georgia" w:date="2025-07-15T11:03:00Z">
            <w:rPr/>
          </w:rPrChange>
        </w:rPr>
        <w:t xml:space="preserve">, </w:t>
      </w:r>
      <w:r>
        <w:rPr>
          <w:i/>
          <w:iCs/>
          <w:sz w:val="22"/>
          <w:rPrChange w:id="935" w:author="Kayser, Georgia" w:date="2025-07-15T11:03:00Z">
            <w:rPr/>
          </w:rPrChange>
        </w:rPr>
        <w:t>149</w:t>
      </w:r>
      <w:r>
        <w:rPr>
          <w:sz w:val="22"/>
          <w:rPrChange w:id="936" w:author="Kayser, Georgia" w:date="2025-07-15T11:03:00Z">
            <w:rPr/>
          </w:rPrChange>
        </w:rPr>
        <w:t>, 106407. https://doi.org/10.1016/j.envint.2021.106407</w:t>
      </w:r>
    </w:p>
    <w:p w14:paraId="0CA32614" w14:textId="77777777" w:rsidR="00B9096D" w:rsidRDefault="00000000">
      <w:pPr>
        <w:pStyle w:val="Bibliography"/>
        <w:spacing w:line="240" w:lineRule="auto"/>
        <w:ind w:left="806" w:hanging="806"/>
        <w:rPr>
          <w:sz w:val="22"/>
        </w:rPr>
      </w:pPr>
      <w:r>
        <w:rPr>
          <w:sz w:val="22"/>
          <w:rPrChange w:id="937" w:author="Kayser, Georgia" w:date="2025-07-15T11:03:00Z">
            <w:rPr/>
          </w:rPrChange>
        </w:rPr>
        <w:t xml:space="preserve">Eskenazi, B., Marks, A. R., Bradman, A., Harley, K., Barr, D. B., Johnson, C., Morga, N., &amp; Jewell, N. P. (2007). Organophosphate Pesticide Exposure and Neurodevelopment in Young Mexican-American Children. </w:t>
      </w:r>
      <w:r>
        <w:rPr>
          <w:i/>
          <w:iCs/>
          <w:sz w:val="22"/>
          <w:rPrChange w:id="938" w:author="Kayser, Georgia" w:date="2025-07-15T11:03:00Z">
            <w:rPr/>
          </w:rPrChange>
        </w:rPr>
        <w:t>Environmental Health Perspectives</w:t>
      </w:r>
      <w:r>
        <w:rPr>
          <w:sz w:val="22"/>
          <w:rPrChange w:id="939" w:author="Kayser, Georgia" w:date="2025-07-15T11:03:00Z">
            <w:rPr/>
          </w:rPrChange>
        </w:rPr>
        <w:t xml:space="preserve">, </w:t>
      </w:r>
      <w:r>
        <w:rPr>
          <w:i/>
          <w:iCs/>
          <w:sz w:val="22"/>
          <w:rPrChange w:id="940" w:author="Kayser, Georgia" w:date="2025-07-15T11:03:00Z">
            <w:rPr/>
          </w:rPrChange>
        </w:rPr>
        <w:t>115</w:t>
      </w:r>
      <w:r>
        <w:rPr>
          <w:sz w:val="22"/>
          <w:rPrChange w:id="941" w:author="Kayser, Georgia" w:date="2025-07-15T11:03:00Z">
            <w:rPr/>
          </w:rPrChange>
        </w:rPr>
        <w:t>(5), 792–798. https://doi.org/10.1289/ehp.9828</w:t>
      </w:r>
    </w:p>
    <w:p w14:paraId="0CA32615" w14:textId="77777777" w:rsidR="00B9096D" w:rsidRDefault="00000000">
      <w:pPr>
        <w:pStyle w:val="Bibliography"/>
        <w:spacing w:line="240" w:lineRule="auto"/>
        <w:ind w:left="806" w:hanging="806"/>
        <w:rPr>
          <w:sz w:val="22"/>
        </w:rPr>
      </w:pPr>
      <w:r>
        <w:rPr>
          <w:sz w:val="22"/>
          <w:rPrChange w:id="942" w:author="Kayser, Georgia" w:date="2025-07-15T11:03:00Z">
            <w:rPr/>
          </w:rPrChange>
        </w:rPr>
        <w:t xml:space="preserve">Friedman, E., Hazlehurst, M. F., Loftus, C., Karr, C., McDonald, K. N., &amp; Suarez-Lopez, J. R. (2020). Residential proximity to greenhouse agriculture and neurobehavioral performance in Ecuadorian children. </w:t>
      </w:r>
      <w:r>
        <w:rPr>
          <w:i/>
          <w:iCs/>
          <w:sz w:val="22"/>
          <w:rPrChange w:id="943" w:author="Kayser, Georgia" w:date="2025-07-15T11:03:00Z">
            <w:rPr/>
          </w:rPrChange>
        </w:rPr>
        <w:t>International Journal of Hygiene and Environmental Health</w:t>
      </w:r>
      <w:r>
        <w:rPr>
          <w:sz w:val="22"/>
          <w:rPrChange w:id="944" w:author="Kayser, Georgia" w:date="2025-07-15T11:03:00Z">
            <w:rPr/>
          </w:rPrChange>
        </w:rPr>
        <w:t xml:space="preserve">, </w:t>
      </w:r>
      <w:r>
        <w:rPr>
          <w:i/>
          <w:iCs/>
          <w:sz w:val="22"/>
          <w:rPrChange w:id="945" w:author="Kayser, Georgia" w:date="2025-07-15T11:03:00Z">
            <w:rPr/>
          </w:rPrChange>
        </w:rPr>
        <w:t>223</w:t>
      </w:r>
      <w:r>
        <w:rPr>
          <w:sz w:val="22"/>
          <w:rPrChange w:id="946" w:author="Kayser, Georgia" w:date="2025-07-15T11:03:00Z">
            <w:rPr/>
          </w:rPrChange>
        </w:rPr>
        <w:t>(1), 220–227. https://doi.org/10.1016/j.ijheh.2019.08.009</w:t>
      </w:r>
    </w:p>
    <w:p w14:paraId="0CA32616" w14:textId="77777777" w:rsidR="00B9096D" w:rsidRDefault="00000000">
      <w:pPr>
        <w:pStyle w:val="Bibliography"/>
        <w:spacing w:line="240" w:lineRule="auto"/>
        <w:ind w:left="806" w:hanging="806"/>
        <w:rPr>
          <w:sz w:val="22"/>
          <w:szCs w:val="22"/>
        </w:rPr>
      </w:pPr>
      <w:r>
        <w:rPr>
          <w:color w:val="000000"/>
          <w:sz w:val="22"/>
          <w:szCs w:val="22"/>
          <w:rPrChange w:id="947" w:author="Kayser, Georgia" w:date="2025-07-15T11:03:00Z">
            <w:rPr/>
          </w:rPrChange>
        </w:rPr>
        <w:t xml:space="preserve">Garry, V. F. (2004). Pesticides and children. </w:t>
      </w:r>
      <w:r>
        <w:rPr>
          <w:i/>
          <w:iCs/>
          <w:color w:val="000000"/>
          <w:sz w:val="22"/>
          <w:szCs w:val="22"/>
          <w:rPrChange w:id="948" w:author="Kayser, Georgia" w:date="2025-07-15T11:03:00Z">
            <w:rPr/>
          </w:rPrChange>
        </w:rPr>
        <w:t>Toxicology and Applied Pharmacology</w:t>
      </w:r>
      <w:r>
        <w:rPr>
          <w:color w:val="000000"/>
          <w:sz w:val="22"/>
          <w:szCs w:val="22"/>
          <w:rPrChange w:id="949" w:author="Kayser, Georgia" w:date="2025-07-15T11:03:00Z">
            <w:rPr/>
          </w:rPrChange>
        </w:rPr>
        <w:t xml:space="preserve">, </w:t>
      </w:r>
      <w:r>
        <w:rPr>
          <w:i/>
          <w:iCs/>
          <w:color w:val="000000"/>
          <w:sz w:val="22"/>
          <w:szCs w:val="22"/>
          <w:rPrChange w:id="950" w:author="Kayser, Georgia" w:date="2025-07-15T11:03:00Z">
            <w:rPr/>
          </w:rPrChange>
        </w:rPr>
        <w:t>198</w:t>
      </w:r>
      <w:r>
        <w:rPr>
          <w:color w:val="000000"/>
          <w:sz w:val="22"/>
          <w:szCs w:val="22"/>
          <w:rPrChange w:id="951" w:author="Kayser, Georgia" w:date="2025-07-15T11:03:00Z">
            <w:rPr/>
          </w:rPrChange>
        </w:rPr>
        <w:t>(2), 152–163. https://doi.org/10.1016/j.taap.2003.11.027</w:t>
      </w:r>
    </w:p>
    <w:p w14:paraId="0CA32617" w14:textId="77777777" w:rsidR="00B9096D" w:rsidRDefault="00000000">
      <w:pPr>
        <w:pStyle w:val="Bibliography"/>
        <w:spacing w:line="240" w:lineRule="auto"/>
        <w:ind w:left="806" w:hanging="806"/>
        <w:rPr>
          <w:sz w:val="22"/>
        </w:rPr>
      </w:pPr>
      <w:r>
        <w:rPr>
          <w:sz w:val="22"/>
          <w:lang w:val="es-MX"/>
          <w:rPrChange w:id="952" w:author="Kayser, Georgia" w:date="2025-07-15T11:03:00Z">
            <w:rPr/>
          </w:rPrChange>
        </w:rPr>
        <w:t xml:space="preserve">González-Alzaga, B., Lacasaña, M., Aguilar-Garduño, C., Rodríguez-Barranco, M., Ballester, F., Rebagliato, M., &amp; Hernández, A. F. (2014). </w:t>
      </w:r>
      <w:r>
        <w:rPr>
          <w:sz w:val="22"/>
          <w:rPrChange w:id="953" w:author="Kayser, Georgia" w:date="2025-07-15T11:03:00Z">
            <w:rPr/>
          </w:rPrChange>
        </w:rPr>
        <w:t xml:space="preserve">A systematic review of neurodevelopmental effects of prenatal and postnatal organophosphate pesticide exposure. </w:t>
      </w:r>
      <w:r>
        <w:rPr>
          <w:i/>
          <w:iCs/>
          <w:sz w:val="22"/>
          <w:rPrChange w:id="954" w:author="Kayser, Georgia" w:date="2025-07-15T11:03:00Z">
            <w:rPr/>
          </w:rPrChange>
        </w:rPr>
        <w:t>Toxicology Letters</w:t>
      </w:r>
      <w:r>
        <w:rPr>
          <w:sz w:val="22"/>
          <w:rPrChange w:id="955" w:author="Kayser, Georgia" w:date="2025-07-15T11:03:00Z">
            <w:rPr/>
          </w:rPrChange>
        </w:rPr>
        <w:t xml:space="preserve">, </w:t>
      </w:r>
      <w:r>
        <w:rPr>
          <w:i/>
          <w:iCs/>
          <w:sz w:val="22"/>
          <w:rPrChange w:id="956" w:author="Kayser, Georgia" w:date="2025-07-15T11:03:00Z">
            <w:rPr/>
          </w:rPrChange>
        </w:rPr>
        <w:t>230</w:t>
      </w:r>
      <w:r>
        <w:rPr>
          <w:sz w:val="22"/>
          <w:rPrChange w:id="957" w:author="Kayser, Georgia" w:date="2025-07-15T11:03:00Z">
            <w:rPr/>
          </w:rPrChange>
        </w:rPr>
        <w:t>(2), 104–121. https://doi.org/10.1016/j.toxlet.2013.11.019</w:t>
      </w:r>
    </w:p>
    <w:p w14:paraId="0CA32618" w14:textId="77777777" w:rsidR="00B9096D" w:rsidRDefault="00000000">
      <w:pPr>
        <w:pStyle w:val="Bibliography"/>
        <w:spacing w:line="240" w:lineRule="auto"/>
        <w:ind w:left="806" w:hanging="806"/>
        <w:rPr>
          <w:sz w:val="22"/>
        </w:rPr>
      </w:pPr>
      <w:r>
        <w:rPr>
          <w:sz w:val="22"/>
          <w:rPrChange w:id="958" w:author="Kayser, Georgia" w:date="2025-07-15T11:03:00Z">
            <w:rPr/>
          </w:rPrChange>
        </w:rPr>
        <w:t xml:space="preserve">Grandjean, P., Harari, R., Barr, D. B., &amp; Debes, F. (2006). Pesticide Exposure and Stunting as Independent Predictors of Neurobehavioral Deficits in Ecuadorian School Children | Pediatrics | American Academy of Pediatrics. </w:t>
      </w:r>
      <w:r>
        <w:rPr>
          <w:i/>
          <w:iCs/>
          <w:sz w:val="22"/>
          <w:rPrChange w:id="959" w:author="Kayser, Georgia" w:date="2025-07-15T11:03:00Z">
            <w:rPr/>
          </w:rPrChange>
        </w:rPr>
        <w:t>Pediatrics</w:t>
      </w:r>
      <w:r>
        <w:rPr>
          <w:sz w:val="22"/>
          <w:rPrChange w:id="960" w:author="Kayser, Georgia" w:date="2025-07-15T11:03:00Z">
            <w:rPr/>
          </w:rPrChange>
        </w:rPr>
        <w:t xml:space="preserve">, </w:t>
      </w:r>
      <w:r>
        <w:rPr>
          <w:i/>
          <w:iCs/>
          <w:sz w:val="22"/>
          <w:rPrChange w:id="961" w:author="Kayser, Georgia" w:date="2025-07-15T11:03:00Z">
            <w:rPr/>
          </w:rPrChange>
        </w:rPr>
        <w:t>117</w:t>
      </w:r>
      <w:r>
        <w:rPr>
          <w:sz w:val="22"/>
          <w:rPrChange w:id="962" w:author="Kayser, Georgia" w:date="2025-07-15T11:03:00Z">
            <w:rPr/>
          </w:rPrChange>
        </w:rPr>
        <w:t>(3), e546–e556. https://doi.org/10.1542/peds.2005-1781</w:t>
      </w:r>
    </w:p>
    <w:p w14:paraId="0CA32619" w14:textId="77777777" w:rsidR="00B9096D" w:rsidRDefault="00000000">
      <w:pPr>
        <w:pStyle w:val="Bibliography"/>
        <w:spacing w:line="240" w:lineRule="auto"/>
        <w:ind w:left="806" w:hanging="806"/>
        <w:rPr>
          <w:sz w:val="22"/>
          <w:lang w:val="es-MX"/>
        </w:rPr>
      </w:pPr>
      <w:r>
        <w:rPr>
          <w:sz w:val="22"/>
          <w:rPrChange w:id="963" w:author="Kayser, Georgia" w:date="2025-07-15T11:03:00Z">
            <w:rPr/>
          </w:rPrChange>
        </w:rPr>
        <w:t xml:space="preserve">Gunier, R. B., Bradman, A., Harley, K. G., &amp; Eskenazi, B. (2017). Will buffer zones around schools in agricultural areas be adequate to protect children from the potential adverse effects of pesticide exposure? </w:t>
      </w:r>
      <w:r>
        <w:rPr>
          <w:i/>
          <w:iCs/>
          <w:sz w:val="22"/>
          <w:lang w:val="es-MX"/>
          <w:rPrChange w:id="964" w:author="Kayser, Georgia" w:date="2025-07-15T11:03:00Z">
            <w:rPr/>
          </w:rPrChange>
        </w:rPr>
        <w:t>PLOS Biology</w:t>
      </w:r>
      <w:r>
        <w:rPr>
          <w:sz w:val="22"/>
          <w:lang w:val="es-MX"/>
          <w:rPrChange w:id="965" w:author="Kayser, Georgia" w:date="2025-07-15T11:03:00Z">
            <w:rPr/>
          </w:rPrChange>
        </w:rPr>
        <w:t xml:space="preserve">, </w:t>
      </w:r>
      <w:r>
        <w:rPr>
          <w:i/>
          <w:iCs/>
          <w:sz w:val="22"/>
          <w:lang w:val="es-MX"/>
          <w:rPrChange w:id="966" w:author="Kayser, Georgia" w:date="2025-07-15T11:03:00Z">
            <w:rPr/>
          </w:rPrChange>
        </w:rPr>
        <w:t>15</w:t>
      </w:r>
      <w:r>
        <w:rPr>
          <w:sz w:val="22"/>
          <w:lang w:val="es-MX"/>
          <w:rPrChange w:id="967" w:author="Kayser, Georgia" w:date="2025-07-15T11:03:00Z">
            <w:rPr/>
          </w:rPrChange>
        </w:rPr>
        <w:t>(12), e2004741. https://doi.org/10.1371/journal.pbio.2004741</w:t>
      </w:r>
    </w:p>
    <w:p w14:paraId="0CA3261A" w14:textId="77777777" w:rsidR="00B9096D" w:rsidRDefault="00000000">
      <w:pPr>
        <w:pStyle w:val="Bibliography"/>
        <w:spacing w:line="240" w:lineRule="auto"/>
        <w:ind w:left="806" w:hanging="806"/>
        <w:rPr>
          <w:sz w:val="22"/>
        </w:rPr>
      </w:pPr>
      <w:r>
        <w:rPr>
          <w:sz w:val="22"/>
          <w:lang w:val="es-MX"/>
          <w:rPrChange w:id="968" w:author="Kayser, Georgia" w:date="2025-07-15T11:03:00Z">
            <w:rPr/>
          </w:rPrChange>
        </w:rPr>
        <w:t xml:space="preserve">Gunier, R. B., Bradman, A., Harley, K. G., Kogut, K., &amp; Eskenazi, B. (2017). </w:t>
      </w:r>
      <w:r>
        <w:rPr>
          <w:sz w:val="22"/>
          <w:rPrChange w:id="969" w:author="Kayser, Georgia" w:date="2025-07-15T11:03:00Z">
            <w:rPr/>
          </w:rPrChange>
        </w:rPr>
        <w:t xml:space="preserve">Prenatal Residential Proximity to Agricultural Pesticide Use and IQ in 7-Year-Old Children. </w:t>
      </w:r>
      <w:r>
        <w:rPr>
          <w:i/>
          <w:iCs/>
          <w:sz w:val="22"/>
          <w:rPrChange w:id="970" w:author="Kayser, Georgia" w:date="2025-07-15T11:03:00Z">
            <w:rPr/>
          </w:rPrChange>
        </w:rPr>
        <w:t>Environmental Health Perspectives</w:t>
      </w:r>
      <w:r>
        <w:rPr>
          <w:sz w:val="22"/>
          <w:rPrChange w:id="971" w:author="Kayser, Georgia" w:date="2025-07-15T11:03:00Z">
            <w:rPr/>
          </w:rPrChange>
        </w:rPr>
        <w:t xml:space="preserve">, </w:t>
      </w:r>
      <w:r>
        <w:rPr>
          <w:i/>
          <w:iCs/>
          <w:sz w:val="22"/>
          <w:rPrChange w:id="972" w:author="Kayser, Georgia" w:date="2025-07-15T11:03:00Z">
            <w:rPr/>
          </w:rPrChange>
        </w:rPr>
        <w:t>125</w:t>
      </w:r>
      <w:r>
        <w:rPr>
          <w:sz w:val="22"/>
          <w:rPrChange w:id="973" w:author="Kayser, Georgia" w:date="2025-07-15T11:03:00Z">
            <w:rPr/>
          </w:rPrChange>
        </w:rPr>
        <w:t>(5), 057002. https://doi.org/10.1289/EHP504</w:t>
      </w:r>
    </w:p>
    <w:p w14:paraId="0CA3261B" w14:textId="77777777" w:rsidR="00B9096D" w:rsidRDefault="00000000">
      <w:pPr>
        <w:pStyle w:val="Bibliography"/>
        <w:spacing w:line="240" w:lineRule="auto"/>
        <w:ind w:left="806" w:hanging="806"/>
        <w:rPr>
          <w:sz w:val="22"/>
        </w:rPr>
      </w:pPr>
      <w:r>
        <w:rPr>
          <w:sz w:val="22"/>
          <w:rPrChange w:id="974" w:author="Kayser, Georgia" w:date="2025-07-15T11:03:00Z">
            <w:rPr/>
          </w:rPrChange>
        </w:rPr>
        <w:t xml:space="preserve">Handal, A. J., Hund, L., Páez, M., Bear, S., Greenberg, C., Fenske, R. A., &amp; Barr, D. B. (2016). Characterization of Pesticide Exposure in a Sample of Pregnant Women in Ecuador. </w:t>
      </w:r>
      <w:r>
        <w:rPr>
          <w:i/>
          <w:iCs/>
          <w:sz w:val="22"/>
          <w:rPrChange w:id="975" w:author="Kayser, Georgia" w:date="2025-07-15T11:03:00Z">
            <w:rPr/>
          </w:rPrChange>
        </w:rPr>
        <w:t>Archives of Environmental Contamination and Toxicology</w:t>
      </w:r>
      <w:r>
        <w:rPr>
          <w:sz w:val="22"/>
          <w:rPrChange w:id="976" w:author="Kayser, Georgia" w:date="2025-07-15T11:03:00Z">
            <w:rPr/>
          </w:rPrChange>
        </w:rPr>
        <w:t xml:space="preserve">, </w:t>
      </w:r>
      <w:r>
        <w:rPr>
          <w:i/>
          <w:iCs/>
          <w:sz w:val="22"/>
          <w:rPrChange w:id="977" w:author="Kayser, Georgia" w:date="2025-07-15T11:03:00Z">
            <w:rPr/>
          </w:rPrChange>
        </w:rPr>
        <w:t>70</w:t>
      </w:r>
      <w:r>
        <w:rPr>
          <w:sz w:val="22"/>
          <w:rPrChange w:id="978" w:author="Kayser, Georgia" w:date="2025-07-15T11:03:00Z">
            <w:rPr/>
          </w:rPrChange>
        </w:rPr>
        <w:t>(4), 627–639. https://doi.org/10.1007/s00244-015-0217-9</w:t>
      </w:r>
    </w:p>
    <w:p w14:paraId="0CA3261C" w14:textId="77777777" w:rsidR="00B9096D" w:rsidRDefault="00000000">
      <w:pPr>
        <w:pStyle w:val="Bibliography"/>
        <w:spacing w:line="240" w:lineRule="auto"/>
        <w:ind w:left="806" w:hanging="806"/>
        <w:rPr>
          <w:sz w:val="22"/>
          <w:lang w:val="es-MX"/>
        </w:rPr>
      </w:pPr>
      <w:r>
        <w:rPr>
          <w:sz w:val="22"/>
          <w:lang w:val="es-MX"/>
          <w:rPrChange w:id="979" w:author="Kayser, Georgia" w:date="2025-07-15T11:03:00Z">
            <w:rPr/>
          </w:rPrChange>
        </w:rPr>
        <w:t xml:space="preserve">Harari Compilador, R. (2004). </w:t>
      </w:r>
      <w:r>
        <w:rPr>
          <w:i/>
          <w:iCs/>
          <w:sz w:val="22"/>
          <w:lang w:val="es-MX"/>
          <w:rPrChange w:id="980" w:author="Kayser, Georgia" w:date="2025-07-15T11:03:00Z">
            <w:rPr/>
          </w:rPrChange>
        </w:rPr>
        <w:t>Seguridad, salud y ambiente en la floricultura</w:t>
      </w:r>
      <w:r>
        <w:rPr>
          <w:sz w:val="22"/>
          <w:lang w:val="es-MX"/>
          <w:rPrChange w:id="981" w:author="Kayser, Georgia" w:date="2025-07-15T11:03:00Z">
            <w:rPr/>
          </w:rPrChange>
        </w:rPr>
        <w:t>. IFA, PROMSA. https://www.ifa.org.ec/docs/floricultura.pdf</w:t>
      </w:r>
    </w:p>
    <w:p w14:paraId="0CA3261D" w14:textId="77777777" w:rsidR="00B9096D" w:rsidRDefault="00000000">
      <w:pPr>
        <w:pStyle w:val="Bibliography"/>
        <w:spacing w:line="240" w:lineRule="auto"/>
        <w:ind w:left="806" w:hanging="806"/>
        <w:rPr>
          <w:sz w:val="22"/>
        </w:rPr>
      </w:pPr>
      <w:r>
        <w:rPr>
          <w:sz w:val="22"/>
          <w:lang w:val="es-MX"/>
          <w:rPrChange w:id="982" w:author="Kayser, Georgia" w:date="2025-07-15T11:03:00Z">
            <w:rPr/>
          </w:rPrChange>
        </w:rPr>
        <w:t xml:space="preserve">Hyland, C., Bradshaw, P. T., Gunier, R. B., Mora, A. M., Kogut, K., Deardorff, J., Sagiv, S. K., Bradman, A., &amp; Eskenazi, B. (2021). </w:t>
      </w:r>
      <w:r>
        <w:rPr>
          <w:sz w:val="22"/>
          <w:rPrChange w:id="983" w:author="Kayser, Georgia" w:date="2025-07-15T11:03:00Z">
            <w:rPr/>
          </w:rPrChange>
        </w:rPr>
        <w:t xml:space="preserve">Associations between pesticide mixtures applied near home during pregnancy and early childhood with adolescent behavioral and emotional problems in the CHAMACOS study. </w:t>
      </w:r>
      <w:r>
        <w:rPr>
          <w:i/>
          <w:iCs/>
          <w:sz w:val="22"/>
          <w:rPrChange w:id="984" w:author="Kayser, Georgia" w:date="2025-07-15T11:03:00Z">
            <w:rPr/>
          </w:rPrChange>
        </w:rPr>
        <w:t>Environmental Epidemiology</w:t>
      </w:r>
      <w:r>
        <w:rPr>
          <w:sz w:val="22"/>
          <w:rPrChange w:id="985" w:author="Kayser, Georgia" w:date="2025-07-15T11:03:00Z">
            <w:rPr/>
          </w:rPrChange>
        </w:rPr>
        <w:t xml:space="preserve">, </w:t>
      </w:r>
      <w:r>
        <w:rPr>
          <w:i/>
          <w:iCs/>
          <w:sz w:val="22"/>
          <w:rPrChange w:id="986" w:author="Kayser, Georgia" w:date="2025-07-15T11:03:00Z">
            <w:rPr/>
          </w:rPrChange>
        </w:rPr>
        <w:t>5</w:t>
      </w:r>
      <w:r>
        <w:rPr>
          <w:sz w:val="22"/>
          <w:rPrChange w:id="987" w:author="Kayser, Georgia" w:date="2025-07-15T11:03:00Z">
            <w:rPr/>
          </w:rPrChange>
        </w:rPr>
        <w:t>(3), e150. https://doi.org/10.1097/EE9.0000000000000150</w:t>
      </w:r>
    </w:p>
    <w:p w14:paraId="0CA3261E" w14:textId="77777777" w:rsidR="00B9096D" w:rsidRDefault="00000000">
      <w:pPr>
        <w:pStyle w:val="Bibliography"/>
        <w:spacing w:line="240" w:lineRule="auto"/>
        <w:ind w:left="806" w:hanging="806"/>
        <w:rPr>
          <w:sz w:val="22"/>
        </w:rPr>
      </w:pPr>
      <w:r>
        <w:rPr>
          <w:sz w:val="22"/>
          <w:rPrChange w:id="988" w:author="Kayser, Georgia" w:date="2025-07-15T11:03:00Z">
            <w:rPr/>
          </w:rPrChange>
        </w:rPr>
        <w:t xml:space="preserve">Hyland, C., &amp; Laribi, O. (2017). Review of take-home pesticide exposure pathway in children living in agricultural areas. </w:t>
      </w:r>
      <w:r>
        <w:rPr>
          <w:i/>
          <w:iCs/>
          <w:sz w:val="22"/>
          <w:rPrChange w:id="989" w:author="Kayser, Georgia" w:date="2025-07-15T11:03:00Z">
            <w:rPr/>
          </w:rPrChange>
        </w:rPr>
        <w:t>Environmental Research</w:t>
      </w:r>
      <w:r>
        <w:rPr>
          <w:sz w:val="22"/>
          <w:rPrChange w:id="990" w:author="Kayser, Georgia" w:date="2025-07-15T11:03:00Z">
            <w:rPr/>
          </w:rPrChange>
        </w:rPr>
        <w:t xml:space="preserve">, </w:t>
      </w:r>
      <w:r>
        <w:rPr>
          <w:i/>
          <w:iCs/>
          <w:sz w:val="22"/>
          <w:rPrChange w:id="991" w:author="Kayser, Georgia" w:date="2025-07-15T11:03:00Z">
            <w:rPr/>
          </w:rPrChange>
        </w:rPr>
        <w:t>156</w:t>
      </w:r>
      <w:r>
        <w:rPr>
          <w:sz w:val="22"/>
          <w:rPrChange w:id="992" w:author="Kayser, Georgia" w:date="2025-07-15T11:03:00Z">
            <w:rPr/>
          </w:rPrChange>
        </w:rPr>
        <w:t>, 559–570. https://doi.org/10.1016/j.envres.2017.04.017</w:t>
      </w:r>
    </w:p>
    <w:p w14:paraId="0CA3261F" w14:textId="77777777" w:rsidR="00B9096D" w:rsidRDefault="00000000">
      <w:pPr>
        <w:pStyle w:val="Bibliography"/>
        <w:spacing w:line="240" w:lineRule="auto"/>
        <w:ind w:left="806" w:hanging="806"/>
        <w:rPr>
          <w:sz w:val="22"/>
        </w:rPr>
      </w:pPr>
      <w:r>
        <w:rPr>
          <w:sz w:val="22"/>
          <w:rPrChange w:id="993" w:author="Kayser, Georgia" w:date="2025-07-15T11:03:00Z">
            <w:rPr/>
          </w:rPrChange>
        </w:rPr>
        <w:t xml:space="preserve">Ismail, A. A., Wang, K., Olson, J. R., Bonner, M. R., Hendy, O., Abdel Rasoul, G., &amp; Rohlman, D. S. (2017). The impact of repeated organophosphorus pesticide exposure on biomarkers and neurobehavioral outcomes among adolescent pesticide applicators. </w:t>
      </w:r>
      <w:r>
        <w:rPr>
          <w:i/>
          <w:iCs/>
          <w:sz w:val="22"/>
          <w:rPrChange w:id="994" w:author="Kayser, Georgia" w:date="2025-07-15T11:03:00Z">
            <w:rPr/>
          </w:rPrChange>
        </w:rPr>
        <w:t>Journal of Toxicology and Environmental Health, Part A</w:t>
      </w:r>
      <w:r>
        <w:rPr>
          <w:sz w:val="22"/>
          <w:rPrChange w:id="995" w:author="Kayser, Georgia" w:date="2025-07-15T11:03:00Z">
            <w:rPr/>
          </w:rPrChange>
        </w:rPr>
        <w:t xml:space="preserve">, </w:t>
      </w:r>
      <w:r>
        <w:rPr>
          <w:i/>
          <w:iCs/>
          <w:sz w:val="22"/>
          <w:rPrChange w:id="996" w:author="Kayser, Georgia" w:date="2025-07-15T11:03:00Z">
            <w:rPr/>
          </w:rPrChange>
        </w:rPr>
        <w:t>80</w:t>
      </w:r>
      <w:r>
        <w:rPr>
          <w:sz w:val="22"/>
          <w:rPrChange w:id="997" w:author="Kayser, Georgia" w:date="2025-07-15T11:03:00Z">
            <w:rPr/>
          </w:rPrChange>
        </w:rPr>
        <w:t>(10–12), 542–555. https://doi.org/10.1080/15287394.2017.1362612</w:t>
      </w:r>
    </w:p>
    <w:p w14:paraId="0CA32620" w14:textId="77777777" w:rsidR="00B9096D" w:rsidRDefault="00000000">
      <w:pPr>
        <w:ind w:left="806" w:hanging="806"/>
        <w:rPr>
          <w:rFonts w:eastAsia="Times New Roman"/>
          <w:sz w:val="22"/>
          <w:szCs w:val="22"/>
          <w:lang w:eastAsia="en-US"/>
        </w:rPr>
      </w:pPr>
      <w:r>
        <w:rPr>
          <w:rFonts w:eastAsia="Times New Roman"/>
          <w:color w:val="1B1B1B"/>
          <w:sz w:val="22"/>
          <w:szCs w:val="22"/>
          <w:shd w:val="clear" w:color="auto" w:fill="FFFFFF"/>
          <w:lang w:eastAsia="en-US"/>
          <w:rPrChange w:id="998" w:author="Kayser, Georgia" w:date="2025-07-15T11:03:00Z">
            <w:rPr/>
          </w:rPrChange>
        </w:rPr>
        <w:t>Kang W, Hernández SP, Rahman MS, Voigt K, Malvaso A. Inhibitory Control Development: A Network Neuroscience Perspective. Front Psychol. 2022 Oct 10;13:651547. doi: 10.3389/fpsyg.2022.651547. PMID: 36300046; PMCID: PMC9588931.</w:t>
      </w:r>
    </w:p>
    <w:p w14:paraId="0CA32621" w14:textId="77777777" w:rsidR="00B9096D" w:rsidRDefault="00000000">
      <w:pPr>
        <w:pStyle w:val="Bibliography"/>
        <w:spacing w:line="240" w:lineRule="auto"/>
        <w:ind w:left="806" w:hanging="806"/>
        <w:rPr>
          <w:sz w:val="22"/>
        </w:rPr>
      </w:pPr>
      <w:r>
        <w:rPr>
          <w:sz w:val="22"/>
          <w:rPrChange w:id="999" w:author="Kayser, Georgia" w:date="2025-07-15T11:03:00Z">
            <w:rPr/>
          </w:rPrChange>
        </w:rPr>
        <w:t xml:space="preserve">Kofman, O., Berger, A., Massarwa, A., Friedman, A., &amp; Jaffar, A. A. (2006). Motor Inhibition and Learning Impairments in School-Aged Children Following Exposure to Organophosphate Pesticides in Infancy. </w:t>
      </w:r>
      <w:r>
        <w:rPr>
          <w:i/>
          <w:iCs/>
          <w:sz w:val="22"/>
          <w:rPrChange w:id="1000" w:author="Kayser, Georgia" w:date="2025-07-15T11:03:00Z">
            <w:rPr/>
          </w:rPrChange>
        </w:rPr>
        <w:t>Pediatric Research</w:t>
      </w:r>
      <w:r>
        <w:rPr>
          <w:sz w:val="22"/>
          <w:rPrChange w:id="1001" w:author="Kayser, Georgia" w:date="2025-07-15T11:03:00Z">
            <w:rPr/>
          </w:rPrChange>
        </w:rPr>
        <w:t xml:space="preserve">, </w:t>
      </w:r>
      <w:r>
        <w:rPr>
          <w:i/>
          <w:iCs/>
          <w:sz w:val="22"/>
          <w:rPrChange w:id="1002" w:author="Kayser, Georgia" w:date="2025-07-15T11:03:00Z">
            <w:rPr/>
          </w:rPrChange>
        </w:rPr>
        <w:t>60</w:t>
      </w:r>
      <w:r>
        <w:rPr>
          <w:sz w:val="22"/>
          <w:rPrChange w:id="1003" w:author="Kayser, Georgia" w:date="2025-07-15T11:03:00Z">
            <w:rPr/>
          </w:rPrChange>
        </w:rPr>
        <w:t>(1), 88–92. https://doi.org/10.1203/01.pdr.0000219467.47013.35</w:t>
      </w:r>
    </w:p>
    <w:p w14:paraId="0CA32622" w14:textId="77777777" w:rsidR="00B9096D" w:rsidRDefault="00000000">
      <w:pPr>
        <w:pStyle w:val="Bibliography"/>
        <w:spacing w:line="240" w:lineRule="auto"/>
        <w:ind w:left="806" w:hanging="806"/>
        <w:rPr>
          <w:sz w:val="22"/>
        </w:rPr>
      </w:pPr>
      <w:r>
        <w:rPr>
          <w:sz w:val="22"/>
          <w:rPrChange w:id="1004" w:author="Kayser, Georgia" w:date="2025-07-15T11:03:00Z">
            <w:rPr/>
          </w:rPrChange>
        </w:rPr>
        <w:t xml:space="preserve">Korkman †, M., Lahti-Nuuttila, P., Laasonen, M., Kemp, S. L., &amp; Holdnack, J. (2013). Neurocognitive development in 5- to 16-year-old North American children: A cross-sectional study. </w:t>
      </w:r>
      <w:r>
        <w:rPr>
          <w:i/>
          <w:iCs/>
          <w:sz w:val="22"/>
          <w:rPrChange w:id="1005" w:author="Kayser, Georgia" w:date="2025-07-15T11:03:00Z">
            <w:rPr/>
          </w:rPrChange>
        </w:rPr>
        <w:t>Child Neuropsychology</w:t>
      </w:r>
      <w:r>
        <w:rPr>
          <w:sz w:val="22"/>
          <w:rPrChange w:id="1006" w:author="Kayser, Georgia" w:date="2025-07-15T11:03:00Z">
            <w:rPr/>
          </w:rPrChange>
        </w:rPr>
        <w:t xml:space="preserve">, </w:t>
      </w:r>
      <w:r>
        <w:rPr>
          <w:i/>
          <w:iCs/>
          <w:sz w:val="22"/>
          <w:rPrChange w:id="1007" w:author="Kayser, Georgia" w:date="2025-07-15T11:03:00Z">
            <w:rPr/>
          </w:rPrChange>
        </w:rPr>
        <w:t>19</w:t>
      </w:r>
      <w:r>
        <w:rPr>
          <w:sz w:val="22"/>
          <w:rPrChange w:id="1008" w:author="Kayser, Georgia" w:date="2025-07-15T11:03:00Z">
            <w:rPr/>
          </w:rPrChange>
        </w:rPr>
        <w:t>(5), 516–539. https://doi.org/10.1080/09297049.2012.705822</w:t>
      </w:r>
    </w:p>
    <w:p w14:paraId="0CA32623" w14:textId="77777777" w:rsidR="00B9096D" w:rsidRDefault="00000000">
      <w:pPr>
        <w:pStyle w:val="Bibliography"/>
        <w:spacing w:line="240" w:lineRule="auto"/>
        <w:ind w:left="806" w:hanging="806"/>
        <w:rPr>
          <w:sz w:val="22"/>
        </w:rPr>
      </w:pPr>
      <w:r>
        <w:rPr>
          <w:sz w:val="22"/>
          <w:rPrChange w:id="1009" w:author="Kayser, Georgia" w:date="2025-07-15T11:03:00Z">
            <w:rPr/>
          </w:rPrChange>
        </w:rPr>
        <w:t xml:space="preserve">Korkman, M., Kirk, U., &amp; Kemp, S. (2007). </w:t>
      </w:r>
      <w:r>
        <w:rPr>
          <w:i/>
          <w:iCs/>
          <w:sz w:val="22"/>
          <w:rPrChange w:id="1010" w:author="Kayser, Georgia" w:date="2025-07-15T11:03:00Z">
            <w:rPr/>
          </w:rPrChange>
        </w:rPr>
        <w:t>NEPSY II: Clinical and Interpretive Manual</w:t>
      </w:r>
      <w:r>
        <w:rPr>
          <w:sz w:val="22"/>
          <w:rPrChange w:id="1011" w:author="Kayser, Georgia" w:date="2025-07-15T11:03:00Z">
            <w:rPr/>
          </w:rPrChange>
        </w:rPr>
        <w:t xml:space="preserve"> (Second Edition). The Psychological Corporation.</w:t>
      </w:r>
    </w:p>
    <w:p w14:paraId="0CA32624" w14:textId="77777777" w:rsidR="00B9096D" w:rsidRDefault="00000000">
      <w:pPr>
        <w:pStyle w:val="Bibliography"/>
        <w:spacing w:line="240" w:lineRule="auto"/>
        <w:ind w:left="806" w:hanging="806"/>
        <w:rPr>
          <w:sz w:val="22"/>
        </w:rPr>
      </w:pPr>
      <w:r>
        <w:rPr>
          <w:sz w:val="22"/>
          <w:rPrChange w:id="1012" w:author="Kayser, Georgia" w:date="2025-07-15T11:03:00Z">
            <w:rPr/>
          </w:rPrChange>
        </w:rPr>
        <w:t xml:space="preserve">Korpinen, E., Slama, S., Rosenqvist, J., &amp; Haavisto, A. (2023). WPPSI-IV and NEPSY-II performance in mono- and bilingual 5–6-year-old children: Findings from The FinSwed Study. </w:t>
      </w:r>
      <w:r>
        <w:rPr>
          <w:i/>
          <w:iCs/>
          <w:sz w:val="22"/>
          <w:rPrChange w:id="1013" w:author="Kayser, Georgia" w:date="2025-07-15T11:03:00Z">
            <w:rPr/>
          </w:rPrChange>
        </w:rPr>
        <w:t>Scandinavian Journal of Psychology</w:t>
      </w:r>
      <w:r>
        <w:rPr>
          <w:sz w:val="22"/>
          <w:rPrChange w:id="1014" w:author="Kayser, Georgia" w:date="2025-07-15T11:03:00Z">
            <w:rPr/>
          </w:rPrChange>
        </w:rPr>
        <w:t xml:space="preserve">, </w:t>
      </w:r>
      <w:r>
        <w:rPr>
          <w:i/>
          <w:iCs/>
          <w:sz w:val="22"/>
          <w:rPrChange w:id="1015" w:author="Kayser, Georgia" w:date="2025-07-15T11:03:00Z">
            <w:rPr/>
          </w:rPrChange>
        </w:rPr>
        <w:t>64</w:t>
      </w:r>
      <w:r>
        <w:rPr>
          <w:sz w:val="22"/>
          <w:rPrChange w:id="1016" w:author="Kayser, Georgia" w:date="2025-07-15T11:03:00Z">
            <w:rPr/>
          </w:rPrChange>
        </w:rPr>
        <w:t>(4), 409–420. https://doi.org/10.1111/sjop.12895</w:t>
      </w:r>
    </w:p>
    <w:p w14:paraId="0CA32625" w14:textId="77777777" w:rsidR="00B9096D" w:rsidRDefault="00000000">
      <w:pPr>
        <w:pStyle w:val="Bibliography"/>
        <w:spacing w:line="240" w:lineRule="auto"/>
        <w:ind w:left="806" w:hanging="806"/>
        <w:rPr>
          <w:sz w:val="22"/>
          <w:lang w:val="es-MX"/>
        </w:rPr>
      </w:pPr>
      <w:r>
        <w:rPr>
          <w:sz w:val="22"/>
          <w:rPrChange w:id="1017" w:author="Kayser, Georgia" w:date="2025-07-15T11:03:00Z">
            <w:rPr/>
          </w:rPrChange>
        </w:rPr>
        <w:t xml:space="preserve">Lu, C., Fenske, R., Simcox, N., &amp; Kalman, D. (2000). Pesticide Exposure of Children in an Agricultural Community: Evidence of Household Proximity to Farmland and Take Home Exposure Pathways. </w:t>
      </w:r>
      <w:r>
        <w:rPr>
          <w:i/>
          <w:iCs/>
          <w:sz w:val="22"/>
          <w:lang w:val="es-MX"/>
          <w:rPrChange w:id="1018" w:author="Kayser, Georgia" w:date="2025-07-15T11:03:00Z">
            <w:rPr/>
          </w:rPrChange>
        </w:rPr>
        <w:t>Environmental Research</w:t>
      </w:r>
      <w:r>
        <w:rPr>
          <w:sz w:val="22"/>
          <w:lang w:val="es-MX"/>
          <w:rPrChange w:id="1019" w:author="Kayser, Georgia" w:date="2025-07-15T11:03:00Z">
            <w:rPr/>
          </w:rPrChange>
        </w:rPr>
        <w:t xml:space="preserve">, </w:t>
      </w:r>
      <w:r>
        <w:rPr>
          <w:i/>
          <w:iCs/>
          <w:sz w:val="22"/>
          <w:lang w:val="es-MX"/>
          <w:rPrChange w:id="1020" w:author="Kayser, Georgia" w:date="2025-07-15T11:03:00Z">
            <w:rPr/>
          </w:rPrChange>
        </w:rPr>
        <w:t>84</w:t>
      </w:r>
      <w:r>
        <w:rPr>
          <w:sz w:val="22"/>
          <w:lang w:val="es-MX"/>
          <w:rPrChange w:id="1021" w:author="Kayser, Georgia" w:date="2025-07-15T11:03:00Z">
            <w:rPr/>
          </w:rPrChange>
        </w:rPr>
        <w:t>, 290–302. https://doi.org/10.1006/enrs.2000.4076</w:t>
      </w:r>
    </w:p>
    <w:p w14:paraId="0CA32626" w14:textId="77777777" w:rsidR="00B9096D" w:rsidRDefault="00000000">
      <w:pPr>
        <w:pStyle w:val="Bibliography"/>
        <w:spacing w:line="240" w:lineRule="auto"/>
        <w:ind w:left="806" w:hanging="806"/>
        <w:rPr>
          <w:sz w:val="22"/>
        </w:rPr>
      </w:pPr>
      <w:r>
        <w:rPr>
          <w:sz w:val="22"/>
          <w:lang w:val="es-MX"/>
          <w:rPrChange w:id="1022" w:author="Kayser, Georgia" w:date="2025-07-15T11:03:00Z">
            <w:rPr/>
          </w:rPrChange>
        </w:rPr>
        <w:t xml:space="preserve">Lucero, B., &amp; Muñoz-Quezada, M. T. (2021). </w:t>
      </w:r>
      <w:r>
        <w:rPr>
          <w:sz w:val="22"/>
          <w:rPrChange w:id="1023" w:author="Kayser, Georgia" w:date="2025-07-15T11:03:00Z">
            <w:rPr/>
          </w:rPrChange>
        </w:rPr>
        <w:t xml:space="preserve">Neurobehavioral, Neuromotor, and Neurocognitive Effects in Agricultural Workers and Their Children Exposed to Pyrethroid Pesticides: A Review. </w:t>
      </w:r>
      <w:r>
        <w:rPr>
          <w:i/>
          <w:iCs/>
          <w:sz w:val="22"/>
          <w:rPrChange w:id="1024" w:author="Kayser, Georgia" w:date="2025-07-15T11:03:00Z">
            <w:rPr/>
          </w:rPrChange>
        </w:rPr>
        <w:t>Frontiers in Human Neuroscience</w:t>
      </w:r>
      <w:r>
        <w:rPr>
          <w:sz w:val="22"/>
          <w:rPrChange w:id="1025" w:author="Kayser, Georgia" w:date="2025-07-15T11:03:00Z">
            <w:rPr/>
          </w:rPrChange>
        </w:rPr>
        <w:t xml:space="preserve">, </w:t>
      </w:r>
      <w:r>
        <w:rPr>
          <w:i/>
          <w:iCs/>
          <w:sz w:val="22"/>
          <w:rPrChange w:id="1026" w:author="Kayser, Georgia" w:date="2025-07-15T11:03:00Z">
            <w:rPr/>
          </w:rPrChange>
        </w:rPr>
        <w:t>15</w:t>
      </w:r>
      <w:r>
        <w:rPr>
          <w:sz w:val="22"/>
          <w:rPrChange w:id="1027" w:author="Kayser, Georgia" w:date="2025-07-15T11:03:00Z">
            <w:rPr/>
          </w:rPrChange>
        </w:rPr>
        <w:t>. https://doi.org/10.3389/fnhum.2021.648171</w:t>
      </w:r>
    </w:p>
    <w:p w14:paraId="0CA32627" w14:textId="77777777" w:rsidR="00B9096D" w:rsidRDefault="00000000">
      <w:pPr>
        <w:pStyle w:val="Bibliography"/>
        <w:spacing w:line="240" w:lineRule="auto"/>
        <w:ind w:left="806" w:hanging="806"/>
        <w:rPr>
          <w:sz w:val="22"/>
        </w:rPr>
      </w:pPr>
      <w:r>
        <w:rPr>
          <w:sz w:val="22"/>
          <w:rPrChange w:id="1028" w:author="Kayser, Georgia" w:date="2025-07-15T11:03:00Z">
            <w:rPr/>
          </w:rPrChange>
        </w:rPr>
        <w:t xml:space="preserve">Marks, A. R., Harley, K., Bradman, A., Kogut, K., Barr, D. B., Johnson, C., Calderon, N., &amp; Eskenazi, B. (2010). Organophosphate Pesticide Exposure and Attention in Young Mexican-American Children: The CHAMACOS Study. </w:t>
      </w:r>
      <w:r>
        <w:rPr>
          <w:i/>
          <w:iCs/>
          <w:sz w:val="22"/>
          <w:rPrChange w:id="1029" w:author="Kayser, Georgia" w:date="2025-07-15T11:03:00Z">
            <w:rPr/>
          </w:rPrChange>
        </w:rPr>
        <w:t>Environmental Health Perspectives</w:t>
      </w:r>
      <w:r>
        <w:rPr>
          <w:sz w:val="22"/>
          <w:rPrChange w:id="1030" w:author="Kayser, Georgia" w:date="2025-07-15T11:03:00Z">
            <w:rPr/>
          </w:rPrChange>
        </w:rPr>
        <w:t xml:space="preserve">, </w:t>
      </w:r>
      <w:r>
        <w:rPr>
          <w:i/>
          <w:iCs/>
          <w:sz w:val="22"/>
          <w:rPrChange w:id="1031" w:author="Kayser, Georgia" w:date="2025-07-15T11:03:00Z">
            <w:rPr/>
          </w:rPrChange>
        </w:rPr>
        <w:t>118</w:t>
      </w:r>
      <w:r>
        <w:rPr>
          <w:sz w:val="22"/>
          <w:rPrChange w:id="1032" w:author="Kayser, Georgia" w:date="2025-07-15T11:03:00Z">
            <w:rPr/>
          </w:rPrChange>
        </w:rPr>
        <w:t>(12), 1768–1774. https://doi.org/10.1289/ehp.1002056</w:t>
      </w:r>
    </w:p>
    <w:p w14:paraId="0CA32628" w14:textId="77777777" w:rsidR="00B9096D" w:rsidRDefault="00000000">
      <w:pPr>
        <w:pStyle w:val="Bibliography"/>
        <w:spacing w:line="240" w:lineRule="auto"/>
        <w:ind w:left="806" w:hanging="806"/>
        <w:rPr>
          <w:sz w:val="22"/>
        </w:rPr>
      </w:pPr>
      <w:r>
        <w:rPr>
          <w:sz w:val="22"/>
          <w:rPrChange w:id="1033" w:author="Kayser, Georgia" w:date="2025-07-15T11:03:00Z">
            <w:rPr/>
          </w:rPrChange>
        </w:rPr>
        <w:t xml:space="preserve">Miller, D. C. (2012). </w:t>
      </w:r>
      <w:r>
        <w:rPr>
          <w:rFonts w:hint="eastAsia"/>
          <w:i/>
          <w:iCs/>
          <w:sz w:val="22"/>
          <w:rPrChange w:id="1034" w:author="Kayser, Georgia" w:date="2025-07-15T11:03:00Z">
            <w:rPr>
              <w:rFonts w:hint="eastAsia"/>
            </w:rPr>
          </w:rPrChange>
        </w:rPr>
        <w:t>How to Report and Interpret the NEPSY-</w:t>
      </w:r>
      <w:r>
        <w:rPr>
          <w:rFonts w:hint="eastAsia"/>
          <w:i/>
          <w:iCs/>
          <w:sz w:val="22"/>
          <w:rPrChange w:id="1035" w:author="Kayser, Georgia" w:date="2025-07-15T11:03:00Z">
            <w:rPr>
              <w:rFonts w:hint="eastAsia"/>
            </w:rPr>
          </w:rPrChange>
        </w:rPr>
        <w:t>‐</w:t>
      </w:r>
      <w:r>
        <w:rPr>
          <w:rFonts w:hint="eastAsia"/>
          <w:i/>
          <w:iCs/>
          <w:sz w:val="22"/>
          <w:rPrChange w:id="1036" w:author="Kayser, Georgia" w:date="2025-07-15T11:03:00Z">
            <w:rPr>
              <w:rFonts w:hint="eastAsia"/>
            </w:rPr>
          </w:rPrChange>
        </w:rPr>
        <w:t>II Scores Within a School Neuropsyc</w:t>
      </w:r>
      <w:r>
        <w:rPr>
          <w:sz w:val="22"/>
          <w:rPrChange w:id="1037" w:author="Kayser, Georgia" w:date="2025-07-15T11:03:00Z">
            <w:rPr/>
          </w:rPrChange>
        </w:rPr>
        <w:t xml:space="preserve"> (Second Edition). https://docslib.org/doc/8718539/how-to-report-and-interpret-the-nepsy-ii-scores-within-a-school-neuropsyc</w:t>
      </w:r>
    </w:p>
    <w:p w14:paraId="0CA32629" w14:textId="77777777" w:rsidR="00B9096D" w:rsidRDefault="00000000">
      <w:pPr>
        <w:pStyle w:val="Bibliography"/>
        <w:spacing w:line="240" w:lineRule="auto"/>
        <w:ind w:left="806" w:hanging="806"/>
        <w:rPr>
          <w:sz w:val="22"/>
          <w:lang w:val="es-MX"/>
        </w:rPr>
      </w:pPr>
      <w:r>
        <w:rPr>
          <w:sz w:val="22"/>
          <w:rPrChange w:id="1038" w:author="Kayser, Georgia" w:date="2025-07-15T11:03:00Z">
            <w:rPr/>
          </w:rPrChange>
        </w:rPr>
        <w:t xml:space="preserve">Miller, D. C. (2015). </w:t>
      </w:r>
      <w:r>
        <w:rPr>
          <w:i/>
          <w:iCs/>
          <w:sz w:val="22"/>
          <w:rPrChange w:id="1039" w:author="Kayser, Georgia" w:date="2025-07-15T11:03:00Z">
            <w:rPr/>
          </w:rPrChange>
        </w:rPr>
        <w:t>NEPSY-II presentation – How to administer the Nepsy-2</w:t>
      </w:r>
      <w:r>
        <w:rPr>
          <w:sz w:val="22"/>
          <w:rPrChange w:id="1040" w:author="Kayser, Georgia" w:date="2025-07-15T11:03:00Z">
            <w:rPr/>
          </w:rPrChange>
        </w:rPr>
        <w:t xml:space="preserve">. </w:t>
      </w:r>
      <w:r>
        <w:rPr>
          <w:sz w:val="22"/>
          <w:lang w:val="es-MX"/>
          <w:rPrChange w:id="1041" w:author="Kayser, Georgia" w:date="2025-07-15T11:03:00Z">
            <w:rPr/>
          </w:rPrChange>
        </w:rPr>
        <w:t>TASP Conference. https://www.txasp.org/assets/conference-materials/2015/miller_nepsyii_tasp.pdf</w:t>
      </w:r>
    </w:p>
    <w:p w14:paraId="0CA3262A" w14:textId="77777777" w:rsidR="00B9096D" w:rsidRDefault="00000000">
      <w:pPr>
        <w:pStyle w:val="Bibliography"/>
        <w:spacing w:line="240" w:lineRule="auto"/>
        <w:ind w:left="806" w:hanging="806"/>
        <w:rPr>
          <w:sz w:val="22"/>
        </w:rPr>
      </w:pPr>
      <w:r>
        <w:rPr>
          <w:sz w:val="22"/>
          <w:lang w:val="es-MX"/>
          <w:rPrChange w:id="1042" w:author="Kayser, Georgia" w:date="2025-07-15T11:03:00Z">
            <w:rPr/>
          </w:rPrChange>
        </w:rPr>
        <w:t xml:space="preserve">Muñoz-Quezada, M., Lucero, B., Barr, D., Steenland, K., Levy, K., Ryan, P., Iglesias, V., Alvarado Orellana, S. A., Concha, C., Rojas, E., &amp; Vega, C. (2013). </w:t>
      </w:r>
      <w:r>
        <w:rPr>
          <w:sz w:val="22"/>
          <w:rPrChange w:id="1043" w:author="Kayser, Georgia" w:date="2025-07-15T11:03:00Z">
            <w:rPr/>
          </w:rPrChange>
        </w:rPr>
        <w:t xml:space="preserve">Neurodevelopmental effects in children associated with exposure to organophosphate pesticides: A systematic review. </w:t>
      </w:r>
      <w:r>
        <w:rPr>
          <w:i/>
          <w:iCs/>
          <w:sz w:val="22"/>
          <w:rPrChange w:id="1044" w:author="Kayser, Georgia" w:date="2025-07-15T11:03:00Z">
            <w:rPr/>
          </w:rPrChange>
        </w:rPr>
        <w:t>Neurotoxicology</w:t>
      </w:r>
      <w:r>
        <w:rPr>
          <w:sz w:val="22"/>
          <w:rPrChange w:id="1045" w:author="Kayser, Georgia" w:date="2025-07-15T11:03:00Z">
            <w:rPr/>
          </w:rPrChange>
        </w:rPr>
        <w:t xml:space="preserve">, </w:t>
      </w:r>
      <w:r>
        <w:rPr>
          <w:i/>
          <w:iCs/>
          <w:sz w:val="22"/>
          <w:rPrChange w:id="1046" w:author="Kayser, Georgia" w:date="2025-07-15T11:03:00Z">
            <w:rPr/>
          </w:rPrChange>
        </w:rPr>
        <w:t>39</w:t>
      </w:r>
      <w:r>
        <w:rPr>
          <w:sz w:val="22"/>
          <w:rPrChange w:id="1047" w:author="Kayser, Georgia" w:date="2025-07-15T11:03:00Z">
            <w:rPr/>
          </w:rPrChange>
        </w:rPr>
        <w:t>. https://doi.org/10.1016/j.neuro.2013.09.003</w:t>
      </w:r>
    </w:p>
    <w:p w14:paraId="0CA3262B" w14:textId="77777777" w:rsidR="00B9096D" w:rsidRDefault="00000000">
      <w:pPr>
        <w:pStyle w:val="Bibliography"/>
        <w:spacing w:line="240" w:lineRule="auto"/>
        <w:ind w:left="806" w:hanging="806"/>
        <w:rPr>
          <w:sz w:val="22"/>
        </w:rPr>
      </w:pPr>
      <w:r>
        <w:rPr>
          <w:sz w:val="22"/>
          <w:rPrChange w:id="1048" w:author="Kayser, Georgia" w:date="2025-07-15T11:03:00Z">
            <w:rPr/>
          </w:rPrChange>
        </w:rPr>
        <w:t xml:space="preserve">Ramírez, V., Gálvez-Ontiveros, Y., González-Domenech, P. J., Baca, M. Á., Rodrigo, L., &amp; Rivas, A. (2022). Role of endocrine disrupting chemicals in children’s neurodevelopment. </w:t>
      </w:r>
      <w:r>
        <w:rPr>
          <w:i/>
          <w:iCs/>
          <w:sz w:val="22"/>
          <w:rPrChange w:id="1049" w:author="Kayser, Georgia" w:date="2025-07-15T11:03:00Z">
            <w:rPr/>
          </w:rPrChange>
        </w:rPr>
        <w:t>Environmental Research</w:t>
      </w:r>
      <w:r>
        <w:rPr>
          <w:sz w:val="22"/>
          <w:rPrChange w:id="1050" w:author="Kayser, Georgia" w:date="2025-07-15T11:03:00Z">
            <w:rPr/>
          </w:rPrChange>
        </w:rPr>
        <w:t xml:space="preserve">, </w:t>
      </w:r>
      <w:r>
        <w:rPr>
          <w:i/>
          <w:iCs/>
          <w:sz w:val="22"/>
          <w:rPrChange w:id="1051" w:author="Kayser, Georgia" w:date="2025-07-15T11:03:00Z">
            <w:rPr/>
          </w:rPrChange>
        </w:rPr>
        <w:t>203</w:t>
      </w:r>
      <w:r>
        <w:rPr>
          <w:sz w:val="22"/>
          <w:rPrChange w:id="1052" w:author="Kayser, Georgia" w:date="2025-07-15T11:03:00Z">
            <w:rPr/>
          </w:rPrChange>
        </w:rPr>
        <w:t>, 111890. https://doi.org/10.1016/j.envres.2021.111890</w:t>
      </w:r>
    </w:p>
    <w:p w14:paraId="0CA3262C" w14:textId="77777777" w:rsidR="00B9096D" w:rsidRDefault="00000000">
      <w:pPr>
        <w:pStyle w:val="Bibliography"/>
        <w:spacing w:line="240" w:lineRule="auto"/>
        <w:ind w:left="806" w:hanging="806"/>
        <w:rPr>
          <w:sz w:val="22"/>
          <w:lang w:val="es-EC"/>
        </w:rPr>
      </w:pPr>
      <w:r>
        <w:rPr>
          <w:sz w:val="22"/>
          <w:rPrChange w:id="1053" w:author="Kayser, Georgia" w:date="2025-07-15T11:03:00Z">
            <w:rPr/>
          </w:rPrChange>
        </w:rPr>
        <w:t xml:space="preserve">Reed, J. E., Burns, C. J., &amp; Pisa, F. (2023). Literature landscape of neurodevelopment and pesticides: A scoping review of methodologies. </w:t>
      </w:r>
      <w:r>
        <w:rPr>
          <w:i/>
          <w:iCs/>
          <w:sz w:val="22"/>
          <w:lang w:val="es-EC"/>
          <w:rPrChange w:id="1054" w:author="Kayser, Georgia" w:date="2025-07-15T11:03:00Z">
            <w:rPr/>
          </w:rPrChange>
        </w:rPr>
        <w:t>Global Epidemiology</w:t>
      </w:r>
      <w:r>
        <w:rPr>
          <w:sz w:val="22"/>
          <w:lang w:val="es-EC"/>
          <w:rPrChange w:id="1055" w:author="Kayser, Georgia" w:date="2025-07-15T11:03:00Z">
            <w:rPr/>
          </w:rPrChange>
        </w:rPr>
        <w:t xml:space="preserve">, </w:t>
      </w:r>
      <w:r>
        <w:rPr>
          <w:i/>
          <w:iCs/>
          <w:sz w:val="22"/>
          <w:lang w:val="es-EC"/>
          <w:rPrChange w:id="1056" w:author="Kayser, Georgia" w:date="2025-07-15T11:03:00Z">
            <w:rPr/>
          </w:rPrChange>
        </w:rPr>
        <w:t>6</w:t>
      </w:r>
      <w:r>
        <w:rPr>
          <w:sz w:val="22"/>
          <w:lang w:val="es-EC"/>
          <w:rPrChange w:id="1057" w:author="Kayser, Georgia" w:date="2025-07-15T11:03:00Z">
            <w:rPr/>
          </w:rPrChange>
        </w:rPr>
        <w:t>, 100121. https://doi.org/10.1016/j.gloepi.2023.100121</w:t>
      </w:r>
    </w:p>
    <w:p w14:paraId="0CA3262D" w14:textId="77777777" w:rsidR="00B9096D" w:rsidRDefault="00000000">
      <w:pPr>
        <w:pStyle w:val="Bibliography"/>
        <w:spacing w:line="240" w:lineRule="auto"/>
        <w:ind w:left="806" w:hanging="806"/>
        <w:rPr>
          <w:sz w:val="22"/>
        </w:rPr>
      </w:pPr>
      <w:r>
        <w:rPr>
          <w:sz w:val="22"/>
          <w:lang w:val="es-EC"/>
          <w:rPrChange w:id="1058" w:author="Kayser, Georgia" w:date="2025-07-15T11:03:00Z">
            <w:rPr/>
          </w:rPrChange>
        </w:rPr>
        <w:t xml:space="preserve">Rosas, L. G., &amp; Eskenazi, B. (2008). </w:t>
      </w:r>
      <w:r>
        <w:rPr>
          <w:sz w:val="22"/>
          <w:rPrChange w:id="1059" w:author="Kayser, Georgia" w:date="2025-07-15T11:03:00Z">
            <w:rPr/>
          </w:rPrChange>
        </w:rPr>
        <w:t xml:space="preserve">Pesticides and child neurodevelopment. </w:t>
      </w:r>
      <w:r>
        <w:rPr>
          <w:i/>
          <w:iCs/>
          <w:sz w:val="22"/>
          <w:rPrChange w:id="1060" w:author="Kayser, Georgia" w:date="2025-07-15T11:03:00Z">
            <w:rPr/>
          </w:rPrChange>
        </w:rPr>
        <w:t>Current Opinion in Pediatrics</w:t>
      </w:r>
      <w:r>
        <w:rPr>
          <w:sz w:val="22"/>
          <w:rPrChange w:id="1061" w:author="Kayser, Georgia" w:date="2025-07-15T11:03:00Z">
            <w:rPr/>
          </w:rPrChange>
        </w:rPr>
        <w:t xml:space="preserve">, </w:t>
      </w:r>
      <w:r>
        <w:rPr>
          <w:i/>
          <w:iCs/>
          <w:sz w:val="22"/>
          <w:rPrChange w:id="1062" w:author="Kayser, Georgia" w:date="2025-07-15T11:03:00Z">
            <w:rPr/>
          </w:rPrChange>
        </w:rPr>
        <w:t>20</w:t>
      </w:r>
      <w:r>
        <w:rPr>
          <w:sz w:val="22"/>
          <w:rPrChange w:id="1063" w:author="Kayser, Georgia" w:date="2025-07-15T11:03:00Z">
            <w:rPr/>
          </w:rPrChange>
        </w:rPr>
        <w:t>(2), 191. https://doi.org/10.1097/MOP.0b013e3282f60a7d</w:t>
      </w:r>
    </w:p>
    <w:p w14:paraId="0CA3262E" w14:textId="77777777" w:rsidR="00B9096D" w:rsidRDefault="00000000">
      <w:pPr>
        <w:pStyle w:val="Bibliography"/>
        <w:spacing w:line="240" w:lineRule="auto"/>
        <w:ind w:left="806" w:hanging="806"/>
        <w:rPr>
          <w:sz w:val="22"/>
        </w:rPr>
      </w:pPr>
      <w:r>
        <w:rPr>
          <w:sz w:val="22"/>
          <w:lang w:val="pt-BR"/>
          <w:rPrChange w:id="1064" w:author="Kayser, Georgia" w:date="2025-07-15T11:03:00Z">
            <w:rPr/>
          </w:rPrChange>
        </w:rPr>
        <w:t xml:space="preserve">Sánchez Lizardi, P., O’Rourke, M. K., &amp; Morris, R. J. (2008). </w:t>
      </w:r>
      <w:r>
        <w:rPr>
          <w:sz w:val="22"/>
          <w:rPrChange w:id="1065" w:author="Kayser, Georgia" w:date="2025-07-15T11:03:00Z">
            <w:rPr/>
          </w:rPrChange>
        </w:rPr>
        <w:t xml:space="preserve">The Effects of Organophosphate Pesticide Exposure on Hispanic Children’s Cognitive and Behavioral Functioning. </w:t>
      </w:r>
      <w:r>
        <w:rPr>
          <w:i/>
          <w:iCs/>
          <w:sz w:val="22"/>
          <w:rPrChange w:id="1066" w:author="Kayser, Georgia" w:date="2025-07-15T11:03:00Z">
            <w:rPr/>
          </w:rPrChange>
        </w:rPr>
        <w:t>Journal of Pediatric Psychology</w:t>
      </w:r>
      <w:r>
        <w:rPr>
          <w:sz w:val="22"/>
          <w:rPrChange w:id="1067" w:author="Kayser, Georgia" w:date="2025-07-15T11:03:00Z">
            <w:rPr/>
          </w:rPrChange>
        </w:rPr>
        <w:t xml:space="preserve">, </w:t>
      </w:r>
      <w:r>
        <w:rPr>
          <w:i/>
          <w:iCs/>
          <w:sz w:val="22"/>
          <w:rPrChange w:id="1068" w:author="Kayser, Georgia" w:date="2025-07-15T11:03:00Z">
            <w:rPr/>
          </w:rPrChange>
        </w:rPr>
        <w:t>33</w:t>
      </w:r>
      <w:r>
        <w:rPr>
          <w:sz w:val="22"/>
          <w:rPrChange w:id="1069" w:author="Kayser, Georgia" w:date="2025-07-15T11:03:00Z">
            <w:rPr/>
          </w:rPrChange>
        </w:rPr>
        <w:t>(1), 91–101. https://doi.org/10.1093/jpepsy/jsm047</w:t>
      </w:r>
    </w:p>
    <w:p w14:paraId="0CA3262F" w14:textId="77777777" w:rsidR="00B9096D" w:rsidRDefault="00000000">
      <w:pPr>
        <w:pStyle w:val="Bibliography"/>
        <w:spacing w:line="240" w:lineRule="auto"/>
        <w:ind w:left="806" w:hanging="806"/>
        <w:rPr>
          <w:sz w:val="22"/>
        </w:rPr>
      </w:pPr>
      <w:r>
        <w:rPr>
          <w:sz w:val="22"/>
          <w:rPrChange w:id="1070" w:author="Kayser, Georgia" w:date="2025-07-15T11:03:00Z">
            <w:rPr/>
          </w:rPrChange>
        </w:rPr>
        <w:t xml:space="preserve">Sapbamrer, R., &amp; Hongsibsong, S. (2019). Effects of prenatal and postnatal exposure to organophosphate pesticides on child neurodevelopment in different age groups: A systematic review. </w:t>
      </w:r>
      <w:r>
        <w:rPr>
          <w:i/>
          <w:iCs/>
          <w:sz w:val="22"/>
          <w:rPrChange w:id="1071" w:author="Kayser, Georgia" w:date="2025-07-15T11:03:00Z">
            <w:rPr/>
          </w:rPrChange>
        </w:rPr>
        <w:t>Environmental Science and Pollution Research</w:t>
      </w:r>
      <w:r>
        <w:rPr>
          <w:sz w:val="22"/>
          <w:rPrChange w:id="1072" w:author="Kayser, Georgia" w:date="2025-07-15T11:03:00Z">
            <w:rPr/>
          </w:rPrChange>
        </w:rPr>
        <w:t xml:space="preserve">, </w:t>
      </w:r>
      <w:r>
        <w:rPr>
          <w:i/>
          <w:iCs/>
          <w:sz w:val="22"/>
          <w:rPrChange w:id="1073" w:author="Kayser, Georgia" w:date="2025-07-15T11:03:00Z">
            <w:rPr/>
          </w:rPrChange>
        </w:rPr>
        <w:t>26</w:t>
      </w:r>
      <w:r>
        <w:rPr>
          <w:sz w:val="22"/>
          <w:rPrChange w:id="1074" w:author="Kayser, Georgia" w:date="2025-07-15T11:03:00Z">
            <w:rPr/>
          </w:rPrChange>
        </w:rPr>
        <w:t>(18), 18267–18290. https://doi.org/10.1007/s11356-019-05126-w</w:t>
      </w:r>
    </w:p>
    <w:p w14:paraId="0CA32630" w14:textId="77777777" w:rsidR="00B9096D" w:rsidRDefault="00000000">
      <w:pPr>
        <w:pStyle w:val="Bibliography"/>
        <w:spacing w:line="240" w:lineRule="auto"/>
        <w:ind w:left="806" w:hanging="806"/>
        <w:rPr>
          <w:sz w:val="22"/>
        </w:rPr>
      </w:pPr>
      <w:r>
        <w:rPr>
          <w:sz w:val="22"/>
          <w:rPrChange w:id="1075" w:author="Kayser, Georgia" w:date="2025-07-15T11:03:00Z">
            <w:rPr/>
          </w:rPrChange>
        </w:rPr>
        <w:t xml:space="preserve">Shelton, J. F., Geraghty, E. M., Tancredi, D. J., Delwiche, L. D., Schmidt, R. J., Ritz, B., Hansen, R. L., &amp; Hertz-Picciotto, I. (2014). Neurodevelopmental Disorders and Prenatal Residential Proximity to Agricultural Pesticides: The CHARGE Study. </w:t>
      </w:r>
      <w:r>
        <w:rPr>
          <w:i/>
          <w:iCs/>
          <w:sz w:val="22"/>
          <w:rPrChange w:id="1076" w:author="Kayser, Georgia" w:date="2025-07-15T11:03:00Z">
            <w:rPr/>
          </w:rPrChange>
        </w:rPr>
        <w:t>Environmental Health Perspectives</w:t>
      </w:r>
      <w:r>
        <w:rPr>
          <w:sz w:val="22"/>
          <w:rPrChange w:id="1077" w:author="Kayser, Georgia" w:date="2025-07-15T11:03:00Z">
            <w:rPr/>
          </w:rPrChange>
        </w:rPr>
        <w:t xml:space="preserve">, </w:t>
      </w:r>
      <w:r>
        <w:rPr>
          <w:i/>
          <w:iCs/>
          <w:sz w:val="22"/>
          <w:rPrChange w:id="1078" w:author="Kayser, Georgia" w:date="2025-07-15T11:03:00Z">
            <w:rPr/>
          </w:rPrChange>
        </w:rPr>
        <w:t>122</w:t>
      </w:r>
      <w:r>
        <w:rPr>
          <w:sz w:val="22"/>
          <w:rPrChange w:id="1079" w:author="Kayser, Georgia" w:date="2025-07-15T11:03:00Z">
            <w:rPr/>
          </w:rPrChange>
        </w:rPr>
        <w:t>(10), 1103–1109. https://doi.org/10.1289/ehp.1307044</w:t>
      </w:r>
    </w:p>
    <w:p w14:paraId="0CA32631" w14:textId="77777777" w:rsidR="00B9096D" w:rsidRDefault="00000000">
      <w:pPr>
        <w:pStyle w:val="Bibliography"/>
        <w:spacing w:line="240" w:lineRule="auto"/>
        <w:ind w:left="806" w:hanging="806"/>
        <w:rPr>
          <w:sz w:val="22"/>
        </w:rPr>
      </w:pPr>
      <w:r>
        <w:rPr>
          <w:sz w:val="22"/>
          <w:rPrChange w:id="1080" w:author="Kayser, Georgia" w:date="2025-07-15T11:03:00Z">
            <w:rPr/>
          </w:rPrChange>
        </w:rPr>
        <w:t xml:space="preserve">Simcox, N. J., Fenske, R. A., Wolz, S. A., Lee, I. C., &amp; Kalman, D. A. (1995). Pesticides in household dust and soil: Exposure pathways for children of agricultural families. </w:t>
      </w:r>
      <w:r>
        <w:rPr>
          <w:i/>
          <w:iCs/>
          <w:sz w:val="22"/>
          <w:rPrChange w:id="1081" w:author="Kayser, Georgia" w:date="2025-07-15T11:03:00Z">
            <w:rPr/>
          </w:rPrChange>
        </w:rPr>
        <w:t>Environmental Health Perspectives</w:t>
      </w:r>
      <w:r>
        <w:rPr>
          <w:sz w:val="22"/>
          <w:rPrChange w:id="1082" w:author="Kayser, Georgia" w:date="2025-07-15T11:03:00Z">
            <w:rPr/>
          </w:rPrChange>
        </w:rPr>
        <w:t xml:space="preserve">, </w:t>
      </w:r>
      <w:r>
        <w:rPr>
          <w:i/>
          <w:iCs/>
          <w:sz w:val="22"/>
          <w:rPrChange w:id="1083" w:author="Kayser, Georgia" w:date="2025-07-15T11:03:00Z">
            <w:rPr/>
          </w:rPrChange>
        </w:rPr>
        <w:t>103</w:t>
      </w:r>
      <w:r>
        <w:rPr>
          <w:sz w:val="22"/>
          <w:rPrChange w:id="1084" w:author="Kayser, Georgia" w:date="2025-07-15T11:03:00Z">
            <w:rPr/>
          </w:rPrChange>
        </w:rPr>
        <w:t>(12), 1126–1134. https://doi.org/10.1289/ehp.951031126</w:t>
      </w:r>
    </w:p>
    <w:p w14:paraId="0CA32632" w14:textId="77777777" w:rsidR="00B9096D" w:rsidRDefault="00000000">
      <w:pPr>
        <w:pStyle w:val="Bibliography"/>
        <w:spacing w:line="240" w:lineRule="auto"/>
        <w:ind w:left="806" w:hanging="806"/>
        <w:rPr>
          <w:sz w:val="22"/>
        </w:rPr>
      </w:pPr>
      <w:r>
        <w:rPr>
          <w:sz w:val="22"/>
          <w:rPrChange w:id="1085" w:author="Kayser, Georgia" w:date="2025-07-15T11:03:00Z">
            <w:rPr/>
          </w:rPrChange>
        </w:rPr>
        <w:t xml:space="preserve">Suarez-Lopez, J. R., Butcher, C. R., Gahagan, S., Checkoway, H., Alexander, B. H., &amp; Al-Delaimy, W. K. (2018). Acetylcholinesterase activity and time after a peak pesticide-use period among Ecuadorian children. </w:t>
      </w:r>
      <w:r>
        <w:rPr>
          <w:i/>
          <w:iCs/>
          <w:sz w:val="22"/>
          <w:rPrChange w:id="1086" w:author="Kayser, Georgia" w:date="2025-07-15T11:03:00Z">
            <w:rPr/>
          </w:rPrChange>
        </w:rPr>
        <w:t>International Archives of Occupational and Environmental Health</w:t>
      </w:r>
      <w:r>
        <w:rPr>
          <w:sz w:val="22"/>
          <w:rPrChange w:id="1087" w:author="Kayser, Georgia" w:date="2025-07-15T11:03:00Z">
            <w:rPr/>
          </w:rPrChange>
        </w:rPr>
        <w:t xml:space="preserve">, </w:t>
      </w:r>
      <w:r>
        <w:rPr>
          <w:i/>
          <w:iCs/>
          <w:sz w:val="22"/>
          <w:rPrChange w:id="1088" w:author="Kayser, Georgia" w:date="2025-07-15T11:03:00Z">
            <w:rPr/>
          </w:rPrChange>
        </w:rPr>
        <w:t>91</w:t>
      </w:r>
      <w:r>
        <w:rPr>
          <w:sz w:val="22"/>
          <w:rPrChange w:id="1089" w:author="Kayser, Georgia" w:date="2025-07-15T11:03:00Z">
            <w:rPr/>
          </w:rPrChange>
        </w:rPr>
        <w:t>(2), 175–184. https://doi.org/10.1007/s00420-017-1265-4</w:t>
      </w:r>
    </w:p>
    <w:p w14:paraId="0CA32633" w14:textId="77777777" w:rsidR="00B9096D" w:rsidRDefault="00000000">
      <w:pPr>
        <w:pStyle w:val="Bibliography"/>
        <w:spacing w:line="240" w:lineRule="auto"/>
        <w:ind w:left="806" w:hanging="806"/>
        <w:rPr>
          <w:sz w:val="22"/>
        </w:rPr>
      </w:pPr>
      <w:r>
        <w:rPr>
          <w:sz w:val="22"/>
          <w:rPrChange w:id="1090" w:author="Kayser, Georgia" w:date="2025-07-15T11:03:00Z">
            <w:rPr/>
          </w:rPrChange>
        </w:rPr>
        <w:t xml:space="preserve">Suarez-Lopez, J. R., Checkoway, H., Jacobs, D. R., Al-Delaimy, W. K., &amp; Gahagan, S. (2017). Potential short-term neurobehavioral alterations in children associated with a peak pesticide spray season: The Mother’s Day flower harvest in Ecuador. </w:t>
      </w:r>
      <w:r>
        <w:rPr>
          <w:i/>
          <w:iCs/>
          <w:sz w:val="22"/>
          <w:rPrChange w:id="1091" w:author="Kayser, Georgia" w:date="2025-07-15T11:03:00Z">
            <w:rPr/>
          </w:rPrChange>
        </w:rPr>
        <w:t>Neurotoxicology</w:t>
      </w:r>
      <w:r>
        <w:rPr>
          <w:sz w:val="22"/>
          <w:rPrChange w:id="1092" w:author="Kayser, Georgia" w:date="2025-07-15T11:03:00Z">
            <w:rPr/>
          </w:rPrChange>
        </w:rPr>
        <w:t xml:space="preserve">, </w:t>
      </w:r>
      <w:r>
        <w:rPr>
          <w:i/>
          <w:iCs/>
          <w:sz w:val="22"/>
          <w:rPrChange w:id="1093" w:author="Kayser, Georgia" w:date="2025-07-15T11:03:00Z">
            <w:rPr/>
          </w:rPrChange>
        </w:rPr>
        <w:t>60</w:t>
      </w:r>
      <w:r>
        <w:rPr>
          <w:sz w:val="22"/>
          <w:rPrChange w:id="1094" w:author="Kayser, Georgia" w:date="2025-07-15T11:03:00Z">
            <w:rPr/>
          </w:rPrChange>
        </w:rPr>
        <w:t>, 125–133. https://doi.org/10.1016/j.neuro.2017.02.002</w:t>
      </w:r>
    </w:p>
    <w:p w14:paraId="0CA32634" w14:textId="77777777" w:rsidR="00B9096D" w:rsidRDefault="00000000">
      <w:pPr>
        <w:pStyle w:val="Bibliography"/>
        <w:spacing w:line="240" w:lineRule="auto"/>
        <w:ind w:left="806" w:hanging="806"/>
        <w:rPr>
          <w:ins w:id="1095" w:author="Kayser, Georgia" w:date="2025-07-17T16:20:00Z"/>
          <w:sz w:val="22"/>
          <w:lang w:val="pt-BR"/>
        </w:rPr>
      </w:pPr>
      <w:r>
        <w:rPr>
          <w:sz w:val="22"/>
          <w:rPrChange w:id="1096" w:author="Kayser, Georgia" w:date="2025-07-15T11:03:00Z">
            <w:rPr/>
          </w:rPrChange>
        </w:rPr>
        <w:t xml:space="preserve">Suarez-Lopez, J. R., Himes, J. H., Jacobs, D. R., Alexander, B. H., &amp; Gunnar, M. R. (2013). Acetylcholinesterase Activity and Neurodevelopment in Boys and Girls | Pediatrics | American Academy of Pediatrics. </w:t>
      </w:r>
      <w:r>
        <w:rPr>
          <w:i/>
          <w:iCs/>
          <w:sz w:val="22"/>
          <w:lang w:val="pt-BR"/>
          <w:rPrChange w:id="1097" w:author="Kayser, Georgia" w:date="2025-07-15T11:03:00Z">
            <w:rPr/>
          </w:rPrChange>
        </w:rPr>
        <w:t>Pediatrics</w:t>
      </w:r>
      <w:r>
        <w:rPr>
          <w:sz w:val="22"/>
          <w:lang w:val="pt-BR"/>
          <w:rPrChange w:id="1098" w:author="Kayser, Georgia" w:date="2025-07-15T11:03:00Z">
            <w:rPr/>
          </w:rPrChange>
        </w:rPr>
        <w:t xml:space="preserve">, </w:t>
      </w:r>
      <w:r>
        <w:rPr>
          <w:i/>
          <w:iCs/>
          <w:sz w:val="22"/>
          <w:lang w:val="pt-BR"/>
          <w:rPrChange w:id="1099" w:author="Kayser, Georgia" w:date="2025-07-15T11:03:00Z">
            <w:rPr/>
          </w:rPrChange>
        </w:rPr>
        <w:t>132</w:t>
      </w:r>
      <w:r>
        <w:rPr>
          <w:sz w:val="22"/>
          <w:lang w:val="pt-BR"/>
          <w:rPrChange w:id="1100" w:author="Kayser, Georgia" w:date="2025-07-15T11:03:00Z">
            <w:rPr/>
          </w:rPrChange>
        </w:rPr>
        <w:t>(6), e1649–e1658. https://doi.org/10.1542/peds.2013-0108</w:t>
      </w:r>
    </w:p>
    <w:p w14:paraId="0CA32635" w14:textId="77777777" w:rsidR="00B9096D" w:rsidRDefault="00000000" w:rsidP="00B9096D">
      <w:pPr>
        <w:ind w:left="634" w:hanging="634"/>
        <w:rPr>
          <w:rFonts w:eastAsia="Times New Roman"/>
          <w:lang w:eastAsia="en-US"/>
        </w:rPr>
        <w:pPrChange w:id="1101" w:author="Kayser, Georgia" w:date="2025-07-17T16:32:00Z">
          <w:pPr>
            <w:pStyle w:val="Bibliography"/>
            <w:spacing w:line="240" w:lineRule="auto"/>
            <w:ind w:left="806" w:hanging="806"/>
          </w:pPr>
        </w:pPrChange>
      </w:pPr>
      <w:ins w:id="1102" w:author="Kayser, Georgia" w:date="2025-07-17T16:31:00Z">
        <w:r>
          <w:rPr>
            <w:rFonts w:eastAsia="Times New Roman"/>
            <w:lang w:eastAsia="en-US"/>
          </w:rPr>
          <w:t xml:space="preserve">Suarez-Lopez JR, Hood N, Suárez-Torres J, Gahagan S, Gunnar MR, López-Paredes D. Associations of acetylcholinesterase activity with depression and anxiety symptoms among adolescents growing up near pesticide spray sites. </w:t>
        </w:r>
        <w:r>
          <w:rPr>
            <w:rFonts w:eastAsia="Times New Roman"/>
            <w:i/>
            <w:iCs/>
            <w:lang w:eastAsia="en-US"/>
          </w:rPr>
          <w:t>Int J Hyg Environ Health</w:t>
        </w:r>
        <w:r>
          <w:rPr>
            <w:rFonts w:eastAsia="Times New Roman"/>
            <w:lang w:eastAsia="en-US"/>
          </w:rPr>
          <w:t>. 2019;222(7):981-990. doi:10.1016/j.ijheh.2019.06.001</w:t>
        </w:r>
      </w:ins>
    </w:p>
    <w:p w14:paraId="0CA32636" w14:textId="77777777" w:rsidR="00B9096D" w:rsidRDefault="00000000">
      <w:pPr>
        <w:pStyle w:val="Bibliography"/>
        <w:spacing w:line="240" w:lineRule="auto"/>
        <w:ind w:left="806" w:hanging="806"/>
        <w:rPr>
          <w:sz w:val="22"/>
          <w:lang w:val="es-MX"/>
        </w:rPr>
      </w:pPr>
      <w:r>
        <w:rPr>
          <w:sz w:val="22"/>
          <w:lang w:val="pt-BR"/>
          <w:rPrChange w:id="1103" w:author="Kayser, Georgia" w:date="2025-07-15T11:03:00Z">
            <w:rPr/>
          </w:rPrChange>
        </w:rPr>
        <w:t xml:space="preserve">Suárez-López, J. R., Nazeeh, N., Kayser, G., Suarez-Torres, J., Checkoway, H., López-Paredes, D., Jacobs, D. R., &amp; de la Cruz, F. (2020). </w:t>
      </w:r>
      <w:r>
        <w:rPr>
          <w:sz w:val="22"/>
          <w:rPrChange w:id="1104" w:author="Kayser, Georgia" w:date="2025-07-15T11:03:00Z">
            <w:rPr/>
          </w:rPrChange>
        </w:rPr>
        <w:t xml:space="preserve">Residential proximity to greenhouse crops and pesticide exposure (via acetylcholinesterase activity) assessed from childhood through adolescence. </w:t>
      </w:r>
      <w:r>
        <w:rPr>
          <w:i/>
          <w:iCs/>
          <w:sz w:val="22"/>
          <w:lang w:val="es-MX"/>
          <w:rPrChange w:id="1105" w:author="Kayser, Georgia" w:date="2025-07-15T11:03:00Z">
            <w:rPr/>
          </w:rPrChange>
        </w:rPr>
        <w:t>Environmental Research</w:t>
      </w:r>
      <w:r>
        <w:rPr>
          <w:sz w:val="22"/>
          <w:lang w:val="es-MX"/>
          <w:rPrChange w:id="1106" w:author="Kayser, Georgia" w:date="2025-07-15T11:03:00Z">
            <w:rPr/>
          </w:rPrChange>
        </w:rPr>
        <w:t xml:space="preserve">, </w:t>
      </w:r>
      <w:r>
        <w:rPr>
          <w:i/>
          <w:iCs/>
          <w:sz w:val="22"/>
          <w:lang w:val="es-MX"/>
          <w:rPrChange w:id="1107" w:author="Kayser, Georgia" w:date="2025-07-15T11:03:00Z">
            <w:rPr/>
          </w:rPrChange>
        </w:rPr>
        <w:t>188</w:t>
      </w:r>
      <w:r>
        <w:rPr>
          <w:sz w:val="22"/>
          <w:lang w:val="es-MX"/>
          <w:rPrChange w:id="1108" w:author="Kayser, Georgia" w:date="2025-07-15T11:03:00Z">
            <w:rPr/>
          </w:rPrChange>
        </w:rPr>
        <w:t>, 109728. https://doi.org/10.1016/j.envres.2020.109728</w:t>
      </w:r>
    </w:p>
    <w:p w14:paraId="0CA32637" w14:textId="77777777" w:rsidR="00B9096D" w:rsidRDefault="00000000">
      <w:pPr>
        <w:pStyle w:val="Bibliography"/>
        <w:spacing w:line="240" w:lineRule="auto"/>
        <w:ind w:left="806" w:hanging="806"/>
        <w:rPr>
          <w:sz w:val="22"/>
        </w:rPr>
      </w:pPr>
      <w:r>
        <w:rPr>
          <w:sz w:val="22"/>
          <w:lang w:val="es-MX"/>
          <w:rPrChange w:id="1109" w:author="Kayser, Georgia" w:date="2025-07-15T11:03:00Z">
            <w:rPr/>
          </w:rPrChange>
        </w:rPr>
        <w:t xml:space="preserve">Tessari, L., Angriman, M., Díaz-Román, A., Zhang, J., Conca, A., &amp; Cortese, S. (2022). </w:t>
      </w:r>
      <w:r>
        <w:rPr>
          <w:sz w:val="22"/>
          <w:rPrChange w:id="1110" w:author="Kayser, Georgia" w:date="2025-07-15T11:03:00Z">
            <w:rPr/>
          </w:rPrChange>
        </w:rPr>
        <w:t xml:space="preserve">Association Between Exposure to Pesticides and ADHD or Autism Spectrum Disorder: A Systematic Review of the Literature. </w:t>
      </w:r>
      <w:r>
        <w:rPr>
          <w:i/>
          <w:iCs/>
          <w:sz w:val="22"/>
          <w:rPrChange w:id="1111" w:author="Kayser, Georgia" w:date="2025-07-15T11:03:00Z">
            <w:rPr/>
          </w:rPrChange>
        </w:rPr>
        <w:t>Journal of Attention Disorders</w:t>
      </w:r>
      <w:r>
        <w:rPr>
          <w:sz w:val="22"/>
          <w:rPrChange w:id="1112" w:author="Kayser, Georgia" w:date="2025-07-15T11:03:00Z">
            <w:rPr/>
          </w:rPrChange>
        </w:rPr>
        <w:t xml:space="preserve">, </w:t>
      </w:r>
      <w:r>
        <w:rPr>
          <w:i/>
          <w:iCs/>
          <w:sz w:val="22"/>
          <w:rPrChange w:id="1113" w:author="Kayser, Georgia" w:date="2025-07-15T11:03:00Z">
            <w:rPr/>
          </w:rPrChange>
        </w:rPr>
        <w:t>26</w:t>
      </w:r>
      <w:r>
        <w:rPr>
          <w:sz w:val="22"/>
          <w:rPrChange w:id="1114" w:author="Kayser, Georgia" w:date="2025-07-15T11:03:00Z">
            <w:rPr/>
          </w:rPrChange>
        </w:rPr>
        <w:t>(1), 48–71. https://doi.org/10.1177/1087054720940402</w:t>
      </w:r>
    </w:p>
    <w:p w14:paraId="0CA32638" w14:textId="77777777" w:rsidR="00B9096D" w:rsidRDefault="00000000">
      <w:pPr>
        <w:pStyle w:val="Bibliography"/>
        <w:spacing w:line="240" w:lineRule="auto"/>
        <w:ind w:left="806" w:hanging="806"/>
        <w:rPr>
          <w:sz w:val="22"/>
        </w:rPr>
      </w:pPr>
      <w:r>
        <w:rPr>
          <w:sz w:val="22"/>
          <w:rPrChange w:id="1115" w:author="Kayser, Georgia" w:date="2025-07-15T11:03:00Z">
            <w:rPr/>
          </w:rPrChange>
        </w:rPr>
        <w:t xml:space="preserve">Thistle, J. E., Roell, K. R., Choi, G., Villanger, G. D., Drover, S. S., Sakhi, A. K., Thomsen, C., Zeiner, P., Knudsen, G., Reichborn-Kjennerud, T., Øvergaard, K. R., Herring, A., Aase, H., &amp; Engel, S. M. (2020). Prenatal exposure to organophosphate pesticides and executive function in the Norwegian Mother, Father and Child Cohort. </w:t>
      </w:r>
      <w:r>
        <w:rPr>
          <w:i/>
          <w:iCs/>
          <w:sz w:val="22"/>
          <w:rPrChange w:id="1116" w:author="Kayser, Georgia" w:date="2025-07-15T11:03:00Z">
            <w:rPr/>
          </w:rPrChange>
        </w:rPr>
        <w:t>ISEE Conference Abstracts</w:t>
      </w:r>
      <w:r>
        <w:rPr>
          <w:sz w:val="22"/>
          <w:rPrChange w:id="1117" w:author="Kayser, Georgia" w:date="2025-07-15T11:03:00Z">
            <w:rPr/>
          </w:rPrChange>
        </w:rPr>
        <w:t xml:space="preserve">, </w:t>
      </w:r>
      <w:r>
        <w:rPr>
          <w:i/>
          <w:iCs/>
          <w:sz w:val="22"/>
          <w:rPrChange w:id="1118" w:author="Kayser, Georgia" w:date="2025-07-15T11:03:00Z">
            <w:rPr/>
          </w:rPrChange>
        </w:rPr>
        <w:t>2020</w:t>
      </w:r>
      <w:r>
        <w:rPr>
          <w:sz w:val="22"/>
          <w:rPrChange w:id="1119" w:author="Kayser, Georgia" w:date="2025-07-15T11:03:00Z">
            <w:rPr/>
          </w:rPrChange>
        </w:rPr>
        <w:t>(1). https://doi.org/10.1289/isee.2020.virtual.P-0820</w:t>
      </w:r>
    </w:p>
    <w:p w14:paraId="0CA32639" w14:textId="77777777" w:rsidR="00B9096D" w:rsidRDefault="00000000">
      <w:pPr>
        <w:pStyle w:val="Bibliography"/>
        <w:spacing w:line="240" w:lineRule="auto"/>
        <w:ind w:left="806" w:hanging="806"/>
        <w:rPr>
          <w:sz w:val="22"/>
        </w:rPr>
      </w:pPr>
      <w:r>
        <w:rPr>
          <w:sz w:val="22"/>
          <w:rPrChange w:id="1120" w:author="Kayser, Georgia" w:date="2025-07-15T11:03:00Z">
            <w:rPr/>
          </w:rPrChange>
        </w:rPr>
        <w:t xml:space="preserve">Wagner-Schuman, M., Richardson, J. R., Auinger, P., Braun, J. M., Lanphear, B. P., Epstein, J. N., Yolton, K., &amp; Froehlich, T. E. (2015). Association of pyrethroid pesticide exposure with attention-deficit/hyperactivity disorder in a nationally representative sample of U.S. children. </w:t>
      </w:r>
      <w:r>
        <w:rPr>
          <w:i/>
          <w:iCs/>
          <w:sz w:val="22"/>
          <w:rPrChange w:id="1121" w:author="Kayser, Georgia" w:date="2025-07-15T11:03:00Z">
            <w:rPr/>
          </w:rPrChange>
        </w:rPr>
        <w:t>Environmental Health</w:t>
      </w:r>
      <w:r>
        <w:rPr>
          <w:sz w:val="22"/>
          <w:rPrChange w:id="1122" w:author="Kayser, Georgia" w:date="2025-07-15T11:03:00Z">
            <w:rPr/>
          </w:rPrChange>
        </w:rPr>
        <w:t xml:space="preserve">, </w:t>
      </w:r>
      <w:r>
        <w:rPr>
          <w:i/>
          <w:iCs/>
          <w:sz w:val="22"/>
          <w:rPrChange w:id="1123" w:author="Kayser, Georgia" w:date="2025-07-15T11:03:00Z">
            <w:rPr/>
          </w:rPrChange>
        </w:rPr>
        <w:t>14</w:t>
      </w:r>
      <w:r>
        <w:rPr>
          <w:sz w:val="22"/>
          <w:rPrChange w:id="1124" w:author="Kayser, Georgia" w:date="2025-07-15T11:03:00Z">
            <w:rPr/>
          </w:rPrChange>
        </w:rPr>
        <w:t>(1), 44. https://doi.org/10.1186/s12940-015-0030-y</w:t>
      </w:r>
    </w:p>
    <w:p w14:paraId="0CA3263A" w14:textId="77777777" w:rsidR="00B9096D" w:rsidRDefault="00000000">
      <w:pPr>
        <w:pStyle w:val="Bibliography"/>
        <w:spacing w:line="240" w:lineRule="auto"/>
        <w:ind w:left="806" w:hanging="806"/>
        <w:rPr>
          <w:sz w:val="22"/>
        </w:rPr>
      </w:pPr>
      <w:r>
        <w:rPr>
          <w:sz w:val="22"/>
          <w:rPrChange w:id="1125" w:author="Kayser, Georgia" w:date="2025-07-15T11:03:00Z">
            <w:rPr/>
          </w:rPrChange>
        </w:rPr>
        <w:t xml:space="preserve">Ward, M. H., Lubin, J., Giglierano, J., Colt, J. S., Wolter, C., Bekiroglu, N., Camann, D., Hartge, P., &amp; Nuckols, J. R. (2006). Proximity to Crops and Residential Exposure to Agricultural Herbicides in Iowa. </w:t>
      </w:r>
      <w:r>
        <w:rPr>
          <w:i/>
          <w:iCs/>
          <w:sz w:val="22"/>
          <w:rPrChange w:id="1126" w:author="Kayser, Georgia" w:date="2025-07-15T11:03:00Z">
            <w:rPr/>
          </w:rPrChange>
        </w:rPr>
        <w:t>Environmental Health Perspectives</w:t>
      </w:r>
      <w:r>
        <w:rPr>
          <w:sz w:val="22"/>
          <w:rPrChange w:id="1127" w:author="Kayser, Georgia" w:date="2025-07-15T11:03:00Z">
            <w:rPr/>
          </w:rPrChange>
        </w:rPr>
        <w:t xml:space="preserve">, </w:t>
      </w:r>
      <w:r>
        <w:rPr>
          <w:i/>
          <w:iCs/>
          <w:sz w:val="22"/>
          <w:rPrChange w:id="1128" w:author="Kayser, Georgia" w:date="2025-07-15T11:03:00Z">
            <w:rPr/>
          </w:rPrChange>
        </w:rPr>
        <w:t>114</w:t>
      </w:r>
      <w:r>
        <w:rPr>
          <w:sz w:val="22"/>
          <w:rPrChange w:id="1129" w:author="Kayser, Georgia" w:date="2025-07-15T11:03:00Z">
            <w:rPr/>
          </w:rPrChange>
        </w:rPr>
        <w:t>(6), 893–897. https://doi.org/10.1289/ehp.8770</w:t>
      </w:r>
    </w:p>
    <w:p w14:paraId="0CA3263B" w14:textId="77777777" w:rsidR="00B9096D"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06" w:hanging="806"/>
        <w:rPr>
          <w:color w:val="000000"/>
          <w:sz w:val="22"/>
          <w:szCs w:val="22"/>
        </w:rPr>
      </w:pPr>
      <w:r>
        <w:rPr>
          <w:color w:val="000000"/>
          <w:sz w:val="22"/>
          <w:szCs w:val="22"/>
          <w:rPrChange w:id="1130" w:author="Kayser, Georgia" w:date="2025-07-15T11:03:00Z">
            <w:rPr/>
          </w:rPrChange>
        </w:rPr>
        <w:t xml:space="preserve">WHO. </w:t>
      </w:r>
      <w:r>
        <w:rPr>
          <w:i/>
          <w:iCs/>
          <w:color w:val="000000"/>
          <w:sz w:val="22"/>
          <w:szCs w:val="22"/>
          <w:rPrChange w:id="1131" w:author="Kayser, Georgia" w:date="2025-07-15T11:03:00Z">
            <w:rPr/>
          </w:rPrChange>
        </w:rPr>
        <w:t>Training Course on Child Growth Assessment</w:t>
      </w:r>
      <w:r>
        <w:rPr>
          <w:color w:val="000000"/>
          <w:sz w:val="22"/>
          <w:szCs w:val="22"/>
          <w:rPrChange w:id="1132" w:author="Kayser, Georgia" w:date="2025-07-15T11:03:00Z">
            <w:rPr/>
          </w:rPrChange>
        </w:rPr>
        <w:t>. World Health Organization; 2008.</w:t>
      </w:r>
    </w:p>
    <w:p w14:paraId="0CA3263C" w14:textId="77777777" w:rsidR="00B9096D"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06" w:hanging="806"/>
        <w:rPr>
          <w:color w:val="000000"/>
          <w:sz w:val="22"/>
          <w:szCs w:val="22"/>
        </w:rPr>
      </w:pPr>
      <w:r>
        <w:rPr>
          <w:color w:val="000000"/>
          <w:sz w:val="22"/>
          <w:szCs w:val="22"/>
          <w:rPrChange w:id="1133" w:author="Kayser, Georgia" w:date="2025-07-15T11:03:00Z">
            <w:rPr/>
          </w:rPrChange>
        </w:rPr>
        <w:t xml:space="preserve">WHO Multicentre Growth Reference Study Group. WHO Child Growth Standards based on length/height, weight and age. </w:t>
      </w:r>
      <w:r>
        <w:rPr>
          <w:i/>
          <w:iCs/>
          <w:color w:val="000000"/>
          <w:sz w:val="22"/>
          <w:szCs w:val="22"/>
          <w:rPrChange w:id="1134" w:author="Kayser, Georgia" w:date="2025-07-15T11:03:00Z">
            <w:rPr/>
          </w:rPrChange>
        </w:rPr>
        <w:t>Acta paediatrica</w:t>
      </w:r>
      <w:r>
        <w:rPr>
          <w:color w:val="000000"/>
          <w:sz w:val="22"/>
          <w:szCs w:val="22"/>
          <w:rPrChange w:id="1135" w:author="Kayser, Georgia" w:date="2025-07-15T11:03:00Z">
            <w:rPr/>
          </w:rPrChange>
        </w:rPr>
        <w:t xml:space="preserve">. 2006;450:76-85. </w:t>
      </w:r>
    </w:p>
    <w:p w14:paraId="0CA3263D" w14:textId="77777777" w:rsidR="00B9096D"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06" w:hanging="806"/>
        <w:rPr>
          <w:color w:val="000000"/>
          <w:sz w:val="22"/>
          <w:szCs w:val="22"/>
        </w:rPr>
      </w:pPr>
      <w:r>
        <w:rPr>
          <w:color w:val="000000"/>
          <w:sz w:val="22"/>
          <w:szCs w:val="22"/>
          <w:rPrChange w:id="1136" w:author="Kayser, Georgia" w:date="2025-07-15T11:03:00Z">
            <w:rPr/>
          </w:rPrChange>
        </w:rPr>
        <w:t>Yen, J., Yang, K., Skomal, A., Tub, X., Kayser, G.L.., Gahagan, S., Suarez-Torres, J.,Hong, S., Moore,  R., Suarez-Lopez, J.R. Associations Between Neonicotinoid, Pyrethroid, and Organophosphate Insecticide Metabolites with Neurobehavioral Performance in Ecuadorian Adolescents In review.</w:t>
      </w:r>
    </w:p>
    <w:p w14:paraId="0CA3263E" w14:textId="77777777" w:rsidR="00B9096D" w:rsidRDefault="00000000">
      <w:pPr>
        <w:ind w:left="806" w:hanging="806"/>
        <w:rPr>
          <w:color w:val="000000"/>
          <w:sz w:val="22"/>
          <w:szCs w:val="22"/>
        </w:rPr>
      </w:pPr>
      <w:r>
        <w:rPr>
          <w:color w:val="000000"/>
          <w:sz w:val="22"/>
          <w:szCs w:val="22"/>
        </w:rPr>
        <w:fldChar w:fldCharType="end"/>
      </w:r>
      <w:commentRangeStart w:id="1137"/>
      <w:commentRangeEnd w:id="906"/>
      <w:ins w:id="1138" w:author="Michelle Pfaff" w:date="2025-07-21T10:02:00Z">
        <w:r>
          <w:commentReference w:id="906"/>
        </w:r>
        <w:r>
          <w:rPr>
            <w:color w:val="000000"/>
            <w:sz w:val="22"/>
            <w:szCs w:val="22"/>
          </w:rPr>
          <w:t>Suarez</w:t>
        </w:r>
        <w:commentRangeEnd w:id="1137"/>
        <w:r>
          <w:commentReference w:id="1137"/>
        </w:r>
        <w:r>
          <w:rPr>
            <w:color w:val="000000"/>
            <w:sz w:val="22"/>
            <w:szCs w:val="22"/>
          </w:rPr>
          <w:t>-Lopez JR, Nazeeh N, Kayser G, Suárez-Torres J, Checkoway H, López-Paredes D, Jacobs DR Jr, Cruz F. Residential proximity to greenhouse crops and pesticide exposure (via acetylcholinesterase activity) assessed from childhood through adolescence. Environ Res. 2020 Sep;188:109728. doi: 10.1016/j.envres.2020.109728. Epub 2020 Jun 11. PMID: 32798937; PMCID: PMC7483309.</w:t>
        </w:r>
      </w:ins>
    </w:p>
    <w:p w14:paraId="0CA3263F" w14:textId="77777777" w:rsidR="00B9096D" w:rsidRDefault="00000000">
      <w:pPr>
        <w:ind w:left="806" w:hanging="806"/>
        <w:rPr>
          <w:color w:val="000000"/>
          <w:sz w:val="22"/>
          <w:szCs w:val="22"/>
        </w:rPr>
      </w:pPr>
      <w:ins w:id="1139" w:author="Michelle Pfaff" w:date="2025-07-21T10:12:00Z">
        <w:r>
          <w:t>Suarez-Lopez, J.R., Nguyen, A., Klas, J. et al. Associations of Acetylcholinesterase Inhibition Between Pesticide Spray Seasons with Depression and Anxiety Symptoms in Adolescents, and the Role of Sex and Adrenal Hormones on Gender Moderation. Expo Health 13, 51–64 (2021). https://doi.org/10.1007/s12403-020-00361-w</w:t>
        </w:r>
      </w:ins>
      <w:r>
        <w:br w:type="page"/>
      </w:r>
    </w:p>
    <w:p w14:paraId="0CA32640" w14:textId="77777777" w:rsidR="00B9096D" w:rsidRDefault="00B9096D">
      <w:pPr>
        <w:rPr>
          <w:color w:val="000000"/>
          <w:sz w:val="22"/>
          <w:szCs w:val="22"/>
        </w:rPr>
      </w:pPr>
    </w:p>
    <w:p w14:paraId="0CA32641" w14:textId="77777777" w:rsidR="00B9096D" w:rsidRDefault="00000000">
      <w:pPr>
        <w:rPr>
          <w:b/>
          <w:bCs/>
          <w:color w:val="000000"/>
          <w:sz w:val="22"/>
          <w:szCs w:val="22"/>
        </w:rPr>
      </w:pPr>
      <w:r>
        <w:rPr>
          <w:b/>
          <w:bCs/>
          <w:color w:val="000000"/>
          <w:sz w:val="22"/>
          <w:szCs w:val="22"/>
          <w:rPrChange w:id="1140" w:author="Kayser, Georgia" w:date="2025-07-15T11:03:00Z">
            <w:rPr/>
          </w:rPrChange>
        </w:rPr>
        <w:t>Supplementary Tables and Figures:</w:t>
      </w:r>
    </w:p>
    <w:p w14:paraId="0CA32642" w14:textId="77777777" w:rsidR="00B9096D" w:rsidRDefault="00B9096D">
      <w:pPr>
        <w:rPr>
          <w:color w:val="000000"/>
          <w:sz w:val="22"/>
          <w:szCs w:val="22"/>
        </w:rPr>
      </w:pPr>
    </w:p>
    <w:p w14:paraId="0CA32643" w14:textId="77777777" w:rsidR="00B9096D" w:rsidRDefault="00000000">
      <w:pPr>
        <w:rPr>
          <w:color w:val="000000"/>
          <w:sz w:val="22"/>
          <w:szCs w:val="22"/>
        </w:rPr>
      </w:pPr>
      <w:commentRangeStart w:id="1141"/>
      <w:r>
        <w:rPr>
          <w:b/>
          <w:bCs/>
          <w:color w:val="000000"/>
          <w:sz w:val="22"/>
          <w:szCs w:val="22"/>
          <w:rPrChange w:id="1142" w:author="Kayser, Georgia" w:date="2025-07-15T11:03:00Z">
            <w:rPr/>
          </w:rPrChange>
        </w:rPr>
        <w:t xml:space="preserve">Supplementary Table 1. </w:t>
      </w:r>
      <w:r>
        <w:rPr>
          <w:color w:val="000000"/>
          <w:sz w:val="22"/>
          <w:szCs w:val="22"/>
          <w:rPrChange w:id="1143" w:author="Kayser, Georgia" w:date="2025-07-15T11:03:00Z">
            <w:rPr/>
          </w:rPrChange>
        </w:rPr>
        <w:t>Summary of NEPSY-II subdomains stratified by distance from residency to nearest plantation. Every subdomain has its mean (sd) reported, and p-values are calculated from a one-way ANOVA test.</w:t>
      </w:r>
      <w:commentRangeEnd w:id="1141"/>
      <w:r>
        <w:commentReference w:id="1141"/>
      </w:r>
    </w:p>
    <w:p w14:paraId="0CA32644" w14:textId="77777777" w:rsidR="00B9096D" w:rsidRDefault="00B9096D">
      <w:pPr>
        <w:rPr>
          <w:color w:val="000000"/>
          <w:sz w:val="22"/>
          <w:szCs w:val="22"/>
        </w:rPr>
      </w:pPr>
    </w:p>
    <w:tbl>
      <w:tblPr>
        <w:tblStyle w:val="TableGrid"/>
        <w:tblW w:w="10278" w:type="dxa"/>
        <w:tblInd w:w="-816" w:type="dxa"/>
        <w:tblLayout w:type="fixed"/>
        <w:tblLook w:val="04A0" w:firstRow="1" w:lastRow="0" w:firstColumn="1" w:lastColumn="0" w:noHBand="0" w:noVBand="1"/>
      </w:tblPr>
      <w:tblGrid>
        <w:gridCol w:w="2174"/>
        <w:gridCol w:w="1322"/>
        <w:gridCol w:w="578"/>
        <w:gridCol w:w="1371"/>
        <w:gridCol w:w="1279"/>
        <w:gridCol w:w="1372"/>
        <w:gridCol w:w="1281"/>
        <w:gridCol w:w="901"/>
      </w:tblGrid>
      <w:tr w:rsidR="00B9096D" w14:paraId="0CA3264D" w14:textId="77777777">
        <w:tc>
          <w:tcPr>
            <w:tcW w:w="2173" w:type="dxa"/>
          </w:tcPr>
          <w:p w14:paraId="0CA32645"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44" w:author="Kayser, Georgia" w:date="2025-07-15T11:03:00Z">
                  <w:rPr/>
                </w:rPrChange>
              </w:rPr>
              <w:t>Variable</w:t>
            </w:r>
          </w:p>
        </w:tc>
        <w:tc>
          <w:tcPr>
            <w:tcW w:w="1321" w:type="dxa"/>
          </w:tcPr>
          <w:p w14:paraId="0CA32646"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45" w:author="Kayser, Georgia" w:date="2025-07-15T11:03:00Z">
                  <w:rPr/>
                </w:rPrChange>
              </w:rPr>
              <w:t>Visit Time</w:t>
            </w:r>
          </w:p>
        </w:tc>
        <w:tc>
          <w:tcPr>
            <w:tcW w:w="578" w:type="dxa"/>
          </w:tcPr>
          <w:p w14:paraId="0CA32647"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46" w:author="Kayser, Georgia" w:date="2025-07-15T11:03:00Z">
                  <w:rPr/>
                </w:rPrChange>
              </w:rPr>
              <w:t>N</w:t>
            </w:r>
          </w:p>
        </w:tc>
        <w:tc>
          <w:tcPr>
            <w:tcW w:w="1371" w:type="dxa"/>
          </w:tcPr>
          <w:p w14:paraId="0CA32648"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47" w:author="Kayser, Georgia" w:date="2025-07-15T11:03:00Z">
                  <w:rPr/>
                </w:rPrChange>
              </w:rPr>
              <w:t>1</w:t>
            </w:r>
            <w:r>
              <w:rPr>
                <w:rFonts w:ascii="Calibri" w:eastAsia="DengXian" w:hAnsi="Calibri" w:cstheme="minorHAnsi"/>
                <w:b/>
                <w:bCs/>
                <w:color w:val="000000"/>
                <w:sz w:val="18"/>
                <w:szCs w:val="18"/>
                <w:vertAlign w:val="superscript"/>
                <w:lang w:eastAsia="ko-KR"/>
                <w:rPrChange w:id="1148" w:author="Kayser, Georgia" w:date="2025-07-15T11:03:00Z">
                  <w:rPr/>
                </w:rPrChange>
              </w:rPr>
              <w:t>st</w:t>
            </w:r>
            <w:r>
              <w:rPr>
                <w:rFonts w:ascii="Calibri" w:eastAsia="DengXian" w:hAnsi="Calibri" w:cstheme="minorHAnsi"/>
                <w:b/>
                <w:bCs/>
                <w:color w:val="000000"/>
                <w:sz w:val="18"/>
                <w:szCs w:val="18"/>
                <w:lang w:eastAsia="ko-KR"/>
                <w:rPrChange w:id="1149" w:author="Kayser, Georgia" w:date="2025-07-15T11:03:00Z">
                  <w:rPr/>
                </w:rPrChange>
              </w:rPr>
              <w:t xml:space="preserve"> quartile</w:t>
            </w:r>
          </w:p>
        </w:tc>
        <w:tc>
          <w:tcPr>
            <w:tcW w:w="1279" w:type="dxa"/>
          </w:tcPr>
          <w:p w14:paraId="0CA32649"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50" w:author="Kayser, Georgia" w:date="2025-07-15T11:03:00Z">
                  <w:rPr/>
                </w:rPrChange>
              </w:rPr>
              <w:t>2</w:t>
            </w:r>
            <w:r>
              <w:rPr>
                <w:rFonts w:ascii="Calibri" w:eastAsia="DengXian" w:hAnsi="Calibri" w:cstheme="minorHAnsi"/>
                <w:b/>
                <w:bCs/>
                <w:color w:val="000000"/>
                <w:sz w:val="18"/>
                <w:szCs w:val="18"/>
                <w:vertAlign w:val="superscript"/>
                <w:lang w:eastAsia="ko-KR"/>
                <w:rPrChange w:id="1151" w:author="Kayser, Georgia" w:date="2025-07-15T11:03:00Z">
                  <w:rPr/>
                </w:rPrChange>
              </w:rPr>
              <w:t>nd</w:t>
            </w:r>
            <w:r>
              <w:rPr>
                <w:rFonts w:ascii="Calibri" w:eastAsia="DengXian" w:hAnsi="Calibri" w:cstheme="minorHAnsi"/>
                <w:b/>
                <w:bCs/>
                <w:color w:val="000000"/>
                <w:sz w:val="18"/>
                <w:szCs w:val="18"/>
                <w:lang w:eastAsia="ko-KR"/>
                <w:rPrChange w:id="1152" w:author="Kayser, Georgia" w:date="2025-07-15T11:03:00Z">
                  <w:rPr/>
                </w:rPrChange>
              </w:rPr>
              <w:t xml:space="preserve"> quartile</w:t>
            </w:r>
          </w:p>
        </w:tc>
        <w:tc>
          <w:tcPr>
            <w:tcW w:w="1372" w:type="dxa"/>
          </w:tcPr>
          <w:p w14:paraId="0CA3264A"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53" w:author="Kayser, Georgia" w:date="2025-07-15T11:03:00Z">
                  <w:rPr/>
                </w:rPrChange>
              </w:rPr>
              <w:t>3</w:t>
            </w:r>
            <w:r>
              <w:rPr>
                <w:rFonts w:ascii="Calibri" w:eastAsia="DengXian" w:hAnsi="Calibri" w:cstheme="minorHAnsi"/>
                <w:b/>
                <w:bCs/>
                <w:color w:val="000000"/>
                <w:sz w:val="18"/>
                <w:szCs w:val="18"/>
                <w:vertAlign w:val="superscript"/>
                <w:lang w:eastAsia="ko-KR"/>
                <w:rPrChange w:id="1154" w:author="Kayser, Georgia" w:date="2025-07-15T11:03:00Z">
                  <w:rPr/>
                </w:rPrChange>
              </w:rPr>
              <w:t>rd</w:t>
            </w:r>
            <w:r>
              <w:rPr>
                <w:rFonts w:ascii="Calibri" w:eastAsia="DengXian" w:hAnsi="Calibri" w:cstheme="minorHAnsi"/>
                <w:b/>
                <w:bCs/>
                <w:color w:val="000000"/>
                <w:sz w:val="18"/>
                <w:szCs w:val="18"/>
                <w:lang w:eastAsia="ko-KR"/>
                <w:rPrChange w:id="1155" w:author="Kayser, Georgia" w:date="2025-07-15T11:03:00Z">
                  <w:rPr/>
                </w:rPrChange>
              </w:rPr>
              <w:t xml:space="preserve"> quartile</w:t>
            </w:r>
          </w:p>
        </w:tc>
        <w:tc>
          <w:tcPr>
            <w:tcW w:w="1281" w:type="dxa"/>
          </w:tcPr>
          <w:p w14:paraId="0CA3264B"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56" w:author="Kayser, Georgia" w:date="2025-07-15T11:03:00Z">
                  <w:rPr/>
                </w:rPrChange>
              </w:rPr>
              <w:t>4</w:t>
            </w:r>
            <w:r>
              <w:rPr>
                <w:rFonts w:ascii="Calibri" w:eastAsia="DengXian" w:hAnsi="Calibri" w:cstheme="minorHAnsi"/>
                <w:b/>
                <w:bCs/>
                <w:color w:val="000000"/>
                <w:sz w:val="18"/>
                <w:szCs w:val="18"/>
                <w:vertAlign w:val="superscript"/>
                <w:lang w:eastAsia="ko-KR"/>
                <w:rPrChange w:id="1157" w:author="Kayser, Georgia" w:date="2025-07-15T11:03:00Z">
                  <w:rPr/>
                </w:rPrChange>
              </w:rPr>
              <w:t>th</w:t>
            </w:r>
            <w:r>
              <w:rPr>
                <w:rFonts w:ascii="Calibri" w:eastAsia="DengXian" w:hAnsi="Calibri" w:cstheme="minorHAnsi"/>
                <w:b/>
                <w:bCs/>
                <w:color w:val="000000"/>
                <w:sz w:val="18"/>
                <w:szCs w:val="18"/>
                <w:lang w:eastAsia="ko-KR"/>
                <w:rPrChange w:id="1158" w:author="Kayser, Georgia" w:date="2025-07-15T11:03:00Z">
                  <w:rPr/>
                </w:rPrChange>
              </w:rPr>
              <w:t xml:space="preserve"> quartile</w:t>
            </w:r>
          </w:p>
        </w:tc>
        <w:tc>
          <w:tcPr>
            <w:tcW w:w="901" w:type="dxa"/>
          </w:tcPr>
          <w:p w14:paraId="0CA3264C" w14:textId="77777777" w:rsidR="00B9096D" w:rsidRDefault="00000000">
            <w:pPr>
              <w:jc w:val="center"/>
              <w:rPr>
                <w:rFonts w:cstheme="minorHAnsi"/>
                <w:b/>
                <w:bCs/>
                <w:color w:val="000000"/>
                <w:sz w:val="18"/>
                <w:szCs w:val="18"/>
              </w:rPr>
            </w:pPr>
            <w:r>
              <w:rPr>
                <w:rFonts w:ascii="Calibri" w:eastAsia="DengXian" w:hAnsi="Calibri" w:cstheme="minorHAnsi"/>
                <w:b/>
                <w:bCs/>
                <w:color w:val="000000"/>
                <w:sz w:val="18"/>
                <w:szCs w:val="18"/>
                <w:lang w:eastAsia="ko-KR"/>
                <w:rPrChange w:id="1159" w:author="Kayser, Georgia" w:date="2025-07-15T11:03:00Z">
                  <w:rPr/>
                </w:rPrChange>
              </w:rPr>
              <w:t>P-value</w:t>
            </w:r>
          </w:p>
        </w:tc>
      </w:tr>
      <w:tr w:rsidR="00B9096D" w14:paraId="0CA32656" w14:textId="77777777">
        <w:tc>
          <w:tcPr>
            <w:tcW w:w="2173" w:type="dxa"/>
            <w:vMerge w:val="restart"/>
            <w:vAlign w:val="center"/>
          </w:tcPr>
          <w:p w14:paraId="0CA3264E"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160" w:author="Kayser, Georgia" w:date="2025-07-15T11:03:00Z">
                  <w:rPr/>
                </w:rPrChange>
              </w:rPr>
              <w:t>Auditory attention combined (aac)</w:t>
            </w:r>
          </w:p>
        </w:tc>
        <w:tc>
          <w:tcPr>
            <w:tcW w:w="1321" w:type="dxa"/>
          </w:tcPr>
          <w:p w14:paraId="0CA3264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1" w:author="Kayser, Georgia" w:date="2025-07-15T11:03:00Z">
                  <w:rPr/>
                </w:rPrChange>
              </w:rPr>
              <w:t>Summer 2008</w:t>
            </w:r>
          </w:p>
        </w:tc>
        <w:tc>
          <w:tcPr>
            <w:tcW w:w="578" w:type="dxa"/>
            <w:vAlign w:val="bottom"/>
          </w:tcPr>
          <w:p w14:paraId="0CA3265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2" w:author="Kayser, Georgia" w:date="2025-07-15T11:03:00Z">
                  <w:rPr/>
                </w:rPrChange>
              </w:rPr>
              <w:t>239</w:t>
            </w:r>
          </w:p>
        </w:tc>
        <w:tc>
          <w:tcPr>
            <w:tcW w:w="1371" w:type="dxa"/>
            <w:vAlign w:val="bottom"/>
          </w:tcPr>
          <w:p w14:paraId="0CA3265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3" w:author="Kayser, Georgia" w:date="2025-07-15T11:03:00Z">
                  <w:rPr/>
                </w:rPrChange>
              </w:rPr>
              <w:t>7.37 (3.44)</w:t>
            </w:r>
          </w:p>
        </w:tc>
        <w:tc>
          <w:tcPr>
            <w:tcW w:w="1279" w:type="dxa"/>
            <w:vAlign w:val="bottom"/>
          </w:tcPr>
          <w:p w14:paraId="0CA3265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4" w:author="Kayser, Georgia" w:date="2025-07-15T11:03:00Z">
                  <w:rPr/>
                </w:rPrChange>
              </w:rPr>
              <w:t>8.31 (3.81)</w:t>
            </w:r>
          </w:p>
        </w:tc>
        <w:tc>
          <w:tcPr>
            <w:tcW w:w="1372" w:type="dxa"/>
            <w:vAlign w:val="bottom"/>
          </w:tcPr>
          <w:p w14:paraId="0CA3265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5" w:author="Kayser, Georgia" w:date="2025-07-15T11:03:00Z">
                  <w:rPr/>
                </w:rPrChange>
              </w:rPr>
              <w:t>8.26 (3.01)</w:t>
            </w:r>
          </w:p>
        </w:tc>
        <w:tc>
          <w:tcPr>
            <w:tcW w:w="1281" w:type="dxa"/>
            <w:vAlign w:val="bottom"/>
          </w:tcPr>
          <w:p w14:paraId="0CA3265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6" w:author="Kayser, Georgia" w:date="2025-07-15T11:03:00Z">
                  <w:rPr/>
                </w:rPrChange>
              </w:rPr>
              <w:t>8.74 (3.39)</w:t>
            </w:r>
          </w:p>
        </w:tc>
        <w:tc>
          <w:tcPr>
            <w:tcW w:w="901" w:type="dxa"/>
            <w:vAlign w:val="bottom"/>
          </w:tcPr>
          <w:p w14:paraId="0CA3265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7" w:author="Kayser, Georgia" w:date="2025-07-15T11:03:00Z">
                  <w:rPr/>
                </w:rPrChange>
              </w:rPr>
              <w:t>0.182</w:t>
            </w:r>
          </w:p>
        </w:tc>
      </w:tr>
      <w:tr w:rsidR="00B9096D" w14:paraId="0CA3265F" w14:textId="77777777">
        <w:tc>
          <w:tcPr>
            <w:tcW w:w="2173" w:type="dxa"/>
            <w:vMerge/>
            <w:vAlign w:val="center"/>
          </w:tcPr>
          <w:p w14:paraId="0CA32657" w14:textId="77777777" w:rsidR="00B9096D" w:rsidRDefault="00B9096D">
            <w:pPr>
              <w:jc w:val="center"/>
              <w:rPr>
                <w:rFonts w:cstheme="minorHAnsi"/>
                <w:color w:val="000000"/>
                <w:sz w:val="18"/>
                <w:szCs w:val="18"/>
              </w:rPr>
            </w:pPr>
          </w:p>
        </w:tc>
        <w:tc>
          <w:tcPr>
            <w:tcW w:w="1321" w:type="dxa"/>
          </w:tcPr>
          <w:p w14:paraId="0CA3265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8" w:author="Kayser, Georgia" w:date="2025-07-15T11:03:00Z">
                  <w:rPr/>
                </w:rPrChange>
              </w:rPr>
              <w:t>Spring 2016</w:t>
            </w:r>
          </w:p>
        </w:tc>
        <w:tc>
          <w:tcPr>
            <w:tcW w:w="578" w:type="dxa"/>
            <w:vAlign w:val="bottom"/>
          </w:tcPr>
          <w:p w14:paraId="0CA3265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69" w:author="Kayser, Georgia" w:date="2025-07-15T11:03:00Z">
                  <w:rPr/>
                </w:rPrChange>
              </w:rPr>
              <w:t>323</w:t>
            </w:r>
          </w:p>
        </w:tc>
        <w:tc>
          <w:tcPr>
            <w:tcW w:w="1371" w:type="dxa"/>
            <w:vAlign w:val="bottom"/>
          </w:tcPr>
          <w:p w14:paraId="0CA3265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0" w:author="Kayser, Georgia" w:date="2025-07-15T11:03:00Z">
                  <w:rPr/>
                </w:rPrChange>
              </w:rPr>
              <w:t>7.99 (4.14)</w:t>
            </w:r>
          </w:p>
        </w:tc>
        <w:tc>
          <w:tcPr>
            <w:tcW w:w="1279" w:type="dxa"/>
            <w:vAlign w:val="bottom"/>
          </w:tcPr>
          <w:p w14:paraId="0CA3265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1" w:author="Kayser, Georgia" w:date="2025-07-15T11:03:00Z">
                  <w:rPr/>
                </w:rPrChange>
              </w:rPr>
              <w:t>8.58 (3.72)</w:t>
            </w:r>
          </w:p>
        </w:tc>
        <w:tc>
          <w:tcPr>
            <w:tcW w:w="1372" w:type="dxa"/>
            <w:vAlign w:val="bottom"/>
          </w:tcPr>
          <w:p w14:paraId="0CA3265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2" w:author="Kayser, Georgia" w:date="2025-07-15T11:03:00Z">
                  <w:rPr/>
                </w:rPrChange>
              </w:rPr>
              <w:t>8.66 (3.81)</w:t>
            </w:r>
          </w:p>
        </w:tc>
        <w:tc>
          <w:tcPr>
            <w:tcW w:w="1281" w:type="dxa"/>
            <w:vAlign w:val="bottom"/>
          </w:tcPr>
          <w:p w14:paraId="0CA3265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3" w:author="Kayser, Georgia" w:date="2025-07-15T11:03:00Z">
                  <w:rPr/>
                </w:rPrChange>
              </w:rPr>
              <w:t>8.60 (3.37)</w:t>
            </w:r>
          </w:p>
        </w:tc>
        <w:tc>
          <w:tcPr>
            <w:tcW w:w="901" w:type="dxa"/>
            <w:vAlign w:val="bottom"/>
          </w:tcPr>
          <w:p w14:paraId="0CA3265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4" w:author="Kayser, Georgia" w:date="2025-07-15T11:03:00Z">
                  <w:rPr/>
                </w:rPrChange>
              </w:rPr>
              <w:t>0.642</w:t>
            </w:r>
          </w:p>
        </w:tc>
      </w:tr>
      <w:tr w:rsidR="00B9096D" w14:paraId="0CA32668" w14:textId="77777777">
        <w:tc>
          <w:tcPr>
            <w:tcW w:w="2173" w:type="dxa"/>
            <w:vMerge/>
            <w:vAlign w:val="center"/>
          </w:tcPr>
          <w:p w14:paraId="0CA32660" w14:textId="77777777" w:rsidR="00B9096D" w:rsidRDefault="00B9096D">
            <w:pPr>
              <w:jc w:val="center"/>
              <w:rPr>
                <w:rFonts w:cstheme="minorHAnsi"/>
                <w:color w:val="000000"/>
                <w:sz w:val="18"/>
                <w:szCs w:val="18"/>
              </w:rPr>
            </w:pPr>
          </w:p>
        </w:tc>
        <w:tc>
          <w:tcPr>
            <w:tcW w:w="1321" w:type="dxa"/>
          </w:tcPr>
          <w:p w14:paraId="0CA3266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5" w:author="Kayser, Georgia" w:date="2025-07-15T11:03:00Z">
                  <w:rPr/>
                </w:rPrChange>
              </w:rPr>
              <w:t>Summer 2016</w:t>
            </w:r>
          </w:p>
        </w:tc>
        <w:tc>
          <w:tcPr>
            <w:tcW w:w="578" w:type="dxa"/>
            <w:vAlign w:val="bottom"/>
          </w:tcPr>
          <w:p w14:paraId="0CA3266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6" w:author="Kayser, Georgia" w:date="2025-07-15T11:03:00Z">
                  <w:rPr/>
                </w:rPrChange>
              </w:rPr>
              <w:t>527</w:t>
            </w:r>
          </w:p>
        </w:tc>
        <w:tc>
          <w:tcPr>
            <w:tcW w:w="1371" w:type="dxa"/>
            <w:vAlign w:val="bottom"/>
          </w:tcPr>
          <w:p w14:paraId="0CA3266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7" w:author="Kayser, Georgia" w:date="2025-07-15T11:03:00Z">
                  <w:rPr/>
                </w:rPrChange>
              </w:rPr>
              <w:t>9.83 (3.16)</w:t>
            </w:r>
          </w:p>
        </w:tc>
        <w:tc>
          <w:tcPr>
            <w:tcW w:w="1279" w:type="dxa"/>
            <w:vAlign w:val="bottom"/>
          </w:tcPr>
          <w:p w14:paraId="0CA3266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8" w:author="Kayser, Georgia" w:date="2025-07-15T11:03:00Z">
                  <w:rPr/>
                </w:rPrChange>
              </w:rPr>
              <w:t>9.30 (3.67)</w:t>
            </w:r>
          </w:p>
        </w:tc>
        <w:tc>
          <w:tcPr>
            <w:tcW w:w="1372" w:type="dxa"/>
            <w:vAlign w:val="bottom"/>
          </w:tcPr>
          <w:p w14:paraId="0CA3266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79" w:author="Kayser, Georgia" w:date="2025-07-15T11:03:00Z">
                  <w:rPr/>
                </w:rPrChange>
              </w:rPr>
              <w:t>9.41 (3.51)</w:t>
            </w:r>
          </w:p>
        </w:tc>
        <w:tc>
          <w:tcPr>
            <w:tcW w:w="1281" w:type="dxa"/>
            <w:vAlign w:val="bottom"/>
          </w:tcPr>
          <w:p w14:paraId="0CA3266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0" w:author="Kayser, Georgia" w:date="2025-07-15T11:03:00Z">
                  <w:rPr/>
                </w:rPrChange>
              </w:rPr>
              <w:t>9.65 (3.35)</w:t>
            </w:r>
          </w:p>
        </w:tc>
        <w:tc>
          <w:tcPr>
            <w:tcW w:w="901" w:type="dxa"/>
            <w:vAlign w:val="bottom"/>
          </w:tcPr>
          <w:p w14:paraId="0CA3266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1" w:author="Kayser, Georgia" w:date="2025-07-15T11:03:00Z">
                  <w:rPr/>
                </w:rPrChange>
              </w:rPr>
              <w:t>0.601</w:t>
            </w:r>
          </w:p>
        </w:tc>
      </w:tr>
      <w:tr w:rsidR="00B9096D" w14:paraId="0CA32671" w14:textId="77777777">
        <w:tc>
          <w:tcPr>
            <w:tcW w:w="2173" w:type="dxa"/>
            <w:vMerge w:val="restart"/>
            <w:vAlign w:val="center"/>
          </w:tcPr>
          <w:p w14:paraId="0CA32669"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182" w:author="Kayser, Georgia" w:date="2025-07-15T11:03:00Z">
                  <w:rPr/>
                </w:rPrChange>
              </w:rPr>
              <w:t>Response set combined (rsc)</w:t>
            </w:r>
          </w:p>
        </w:tc>
        <w:tc>
          <w:tcPr>
            <w:tcW w:w="1321" w:type="dxa"/>
          </w:tcPr>
          <w:p w14:paraId="0CA3266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3" w:author="Kayser, Georgia" w:date="2025-07-15T11:03:00Z">
                  <w:rPr/>
                </w:rPrChange>
              </w:rPr>
              <w:t>Summer 2008</w:t>
            </w:r>
          </w:p>
        </w:tc>
        <w:tc>
          <w:tcPr>
            <w:tcW w:w="578" w:type="dxa"/>
            <w:vAlign w:val="bottom"/>
          </w:tcPr>
          <w:p w14:paraId="0CA3266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4" w:author="Kayser, Georgia" w:date="2025-07-15T11:03:00Z">
                  <w:rPr/>
                </w:rPrChange>
              </w:rPr>
              <w:t>127</w:t>
            </w:r>
          </w:p>
        </w:tc>
        <w:tc>
          <w:tcPr>
            <w:tcW w:w="1371" w:type="dxa"/>
            <w:vAlign w:val="bottom"/>
          </w:tcPr>
          <w:p w14:paraId="0CA3266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5" w:author="Kayser, Georgia" w:date="2025-07-15T11:03:00Z">
                  <w:rPr/>
                </w:rPrChange>
              </w:rPr>
              <w:t>8.32 (3.70)</w:t>
            </w:r>
          </w:p>
        </w:tc>
        <w:tc>
          <w:tcPr>
            <w:tcW w:w="1279" w:type="dxa"/>
            <w:vAlign w:val="bottom"/>
          </w:tcPr>
          <w:p w14:paraId="0CA3266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6" w:author="Kayser, Georgia" w:date="2025-07-15T11:03:00Z">
                  <w:rPr/>
                </w:rPrChange>
              </w:rPr>
              <w:t>8.88 (3.39)</w:t>
            </w:r>
          </w:p>
        </w:tc>
        <w:tc>
          <w:tcPr>
            <w:tcW w:w="1372" w:type="dxa"/>
            <w:vAlign w:val="bottom"/>
          </w:tcPr>
          <w:p w14:paraId="0CA3266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7" w:author="Kayser, Georgia" w:date="2025-07-15T11:03:00Z">
                  <w:rPr/>
                </w:rPrChange>
              </w:rPr>
              <w:t>8.93 (2.81)</w:t>
            </w:r>
          </w:p>
        </w:tc>
        <w:tc>
          <w:tcPr>
            <w:tcW w:w="1281" w:type="dxa"/>
            <w:vAlign w:val="bottom"/>
          </w:tcPr>
          <w:p w14:paraId="0CA3266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8" w:author="Kayser, Georgia" w:date="2025-07-15T11:03:00Z">
                  <w:rPr/>
                </w:rPrChange>
              </w:rPr>
              <w:t>9.15 (2.98)</w:t>
            </w:r>
          </w:p>
        </w:tc>
        <w:tc>
          <w:tcPr>
            <w:tcW w:w="901" w:type="dxa"/>
            <w:vAlign w:val="bottom"/>
          </w:tcPr>
          <w:p w14:paraId="0CA3267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89" w:author="Kayser, Georgia" w:date="2025-07-15T11:03:00Z">
                  <w:rPr/>
                </w:rPrChange>
              </w:rPr>
              <w:t>0.768</w:t>
            </w:r>
          </w:p>
        </w:tc>
      </w:tr>
      <w:tr w:rsidR="00B9096D" w14:paraId="0CA3267A" w14:textId="77777777">
        <w:tc>
          <w:tcPr>
            <w:tcW w:w="2173" w:type="dxa"/>
            <w:vMerge/>
            <w:vAlign w:val="center"/>
          </w:tcPr>
          <w:p w14:paraId="0CA32672" w14:textId="77777777" w:rsidR="00B9096D" w:rsidRDefault="00B9096D">
            <w:pPr>
              <w:jc w:val="center"/>
              <w:rPr>
                <w:rFonts w:cstheme="minorHAnsi"/>
                <w:color w:val="000000"/>
                <w:sz w:val="18"/>
                <w:szCs w:val="18"/>
              </w:rPr>
            </w:pPr>
          </w:p>
        </w:tc>
        <w:tc>
          <w:tcPr>
            <w:tcW w:w="1321" w:type="dxa"/>
          </w:tcPr>
          <w:p w14:paraId="0CA3267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0" w:author="Kayser, Georgia" w:date="2025-07-15T11:03:00Z">
                  <w:rPr/>
                </w:rPrChange>
              </w:rPr>
              <w:t>Spring 2016</w:t>
            </w:r>
          </w:p>
        </w:tc>
        <w:tc>
          <w:tcPr>
            <w:tcW w:w="578" w:type="dxa"/>
            <w:vAlign w:val="bottom"/>
          </w:tcPr>
          <w:p w14:paraId="0CA3267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1" w:author="Kayser, Georgia" w:date="2025-07-15T11:03:00Z">
                  <w:rPr/>
                </w:rPrChange>
              </w:rPr>
              <w:t>323</w:t>
            </w:r>
          </w:p>
        </w:tc>
        <w:tc>
          <w:tcPr>
            <w:tcW w:w="1371" w:type="dxa"/>
            <w:vAlign w:val="bottom"/>
          </w:tcPr>
          <w:p w14:paraId="0CA3267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2" w:author="Kayser, Georgia" w:date="2025-07-15T11:03:00Z">
                  <w:rPr/>
                </w:rPrChange>
              </w:rPr>
              <w:t>9.11 (3.04)</w:t>
            </w:r>
          </w:p>
        </w:tc>
        <w:tc>
          <w:tcPr>
            <w:tcW w:w="1279" w:type="dxa"/>
            <w:vAlign w:val="bottom"/>
          </w:tcPr>
          <w:p w14:paraId="0CA3267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3" w:author="Kayser, Georgia" w:date="2025-07-15T11:03:00Z">
                  <w:rPr/>
                </w:rPrChange>
              </w:rPr>
              <w:t>9.82 (3.20)</w:t>
            </w:r>
          </w:p>
        </w:tc>
        <w:tc>
          <w:tcPr>
            <w:tcW w:w="1372" w:type="dxa"/>
            <w:vAlign w:val="bottom"/>
          </w:tcPr>
          <w:p w14:paraId="0CA3267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4" w:author="Kayser, Georgia" w:date="2025-07-15T11:03:00Z">
                  <w:rPr/>
                </w:rPrChange>
              </w:rPr>
              <w:t>9.48 (2.85)</w:t>
            </w:r>
          </w:p>
        </w:tc>
        <w:tc>
          <w:tcPr>
            <w:tcW w:w="1281" w:type="dxa"/>
            <w:vAlign w:val="bottom"/>
          </w:tcPr>
          <w:p w14:paraId="0CA3267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5" w:author="Kayser, Georgia" w:date="2025-07-15T11:03:00Z">
                  <w:rPr/>
                </w:rPrChange>
              </w:rPr>
              <w:t>9.33 (2.99)</w:t>
            </w:r>
          </w:p>
        </w:tc>
        <w:tc>
          <w:tcPr>
            <w:tcW w:w="901" w:type="dxa"/>
            <w:vAlign w:val="bottom"/>
          </w:tcPr>
          <w:p w14:paraId="0CA3267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6" w:author="Kayser, Georgia" w:date="2025-07-15T11:03:00Z">
                  <w:rPr/>
                </w:rPrChange>
              </w:rPr>
              <w:t>0.511</w:t>
            </w:r>
          </w:p>
        </w:tc>
      </w:tr>
      <w:tr w:rsidR="00B9096D" w14:paraId="0CA32683" w14:textId="77777777">
        <w:tc>
          <w:tcPr>
            <w:tcW w:w="2173" w:type="dxa"/>
            <w:vMerge/>
            <w:vAlign w:val="center"/>
          </w:tcPr>
          <w:p w14:paraId="0CA3267B" w14:textId="77777777" w:rsidR="00B9096D" w:rsidRDefault="00B9096D">
            <w:pPr>
              <w:jc w:val="center"/>
              <w:rPr>
                <w:rFonts w:cstheme="minorHAnsi"/>
                <w:color w:val="000000"/>
                <w:sz w:val="18"/>
                <w:szCs w:val="18"/>
              </w:rPr>
            </w:pPr>
          </w:p>
        </w:tc>
        <w:tc>
          <w:tcPr>
            <w:tcW w:w="1321" w:type="dxa"/>
          </w:tcPr>
          <w:p w14:paraId="0CA3267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7" w:author="Kayser, Georgia" w:date="2025-07-15T11:03:00Z">
                  <w:rPr/>
                </w:rPrChange>
              </w:rPr>
              <w:t>Summer 2016</w:t>
            </w:r>
          </w:p>
        </w:tc>
        <w:tc>
          <w:tcPr>
            <w:tcW w:w="578" w:type="dxa"/>
            <w:vAlign w:val="bottom"/>
          </w:tcPr>
          <w:p w14:paraId="0CA3267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8" w:author="Kayser, Georgia" w:date="2025-07-15T11:03:00Z">
                  <w:rPr/>
                </w:rPrChange>
              </w:rPr>
              <w:t>527</w:t>
            </w:r>
          </w:p>
        </w:tc>
        <w:tc>
          <w:tcPr>
            <w:tcW w:w="1371" w:type="dxa"/>
            <w:vAlign w:val="bottom"/>
          </w:tcPr>
          <w:p w14:paraId="0CA3267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199" w:author="Kayser, Georgia" w:date="2025-07-15T11:03:00Z">
                  <w:rPr/>
                </w:rPrChange>
              </w:rPr>
              <w:t>10.11 (2.69)</w:t>
            </w:r>
          </w:p>
        </w:tc>
        <w:tc>
          <w:tcPr>
            <w:tcW w:w="1279" w:type="dxa"/>
            <w:vAlign w:val="bottom"/>
          </w:tcPr>
          <w:p w14:paraId="0CA3267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0" w:author="Kayser, Georgia" w:date="2025-07-15T11:03:00Z">
                  <w:rPr/>
                </w:rPrChange>
              </w:rPr>
              <w:t>9.52 (2.78)</w:t>
            </w:r>
          </w:p>
        </w:tc>
        <w:tc>
          <w:tcPr>
            <w:tcW w:w="1372" w:type="dxa"/>
            <w:vAlign w:val="bottom"/>
          </w:tcPr>
          <w:p w14:paraId="0CA3268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1" w:author="Kayser, Georgia" w:date="2025-07-15T11:03:00Z">
                  <w:rPr/>
                </w:rPrChange>
              </w:rPr>
              <w:t>9.64 (2.98)</w:t>
            </w:r>
          </w:p>
        </w:tc>
        <w:tc>
          <w:tcPr>
            <w:tcW w:w="1281" w:type="dxa"/>
            <w:vAlign w:val="bottom"/>
          </w:tcPr>
          <w:p w14:paraId="0CA3268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2" w:author="Kayser, Georgia" w:date="2025-07-15T11:03:00Z">
                  <w:rPr/>
                </w:rPrChange>
              </w:rPr>
              <w:t>9.63 (2.78)</w:t>
            </w:r>
          </w:p>
        </w:tc>
        <w:tc>
          <w:tcPr>
            <w:tcW w:w="901" w:type="dxa"/>
            <w:vAlign w:val="bottom"/>
          </w:tcPr>
          <w:p w14:paraId="0CA3268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3" w:author="Kayser, Georgia" w:date="2025-07-15T11:03:00Z">
                  <w:rPr/>
                </w:rPrChange>
              </w:rPr>
              <w:t>0.337</w:t>
            </w:r>
          </w:p>
        </w:tc>
      </w:tr>
      <w:tr w:rsidR="00B9096D" w14:paraId="0CA3268C" w14:textId="77777777">
        <w:tc>
          <w:tcPr>
            <w:tcW w:w="2173" w:type="dxa"/>
            <w:vMerge w:val="restart"/>
            <w:vAlign w:val="center"/>
          </w:tcPr>
          <w:p w14:paraId="0CA32684"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204" w:author="Kayser, Georgia" w:date="2025-07-15T11:03:00Z">
                  <w:rPr/>
                </w:rPrChange>
              </w:rPr>
              <w:t>Inhibition-inhibition combined (iic)</w:t>
            </w:r>
          </w:p>
        </w:tc>
        <w:tc>
          <w:tcPr>
            <w:tcW w:w="1321" w:type="dxa"/>
          </w:tcPr>
          <w:p w14:paraId="0CA3268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5" w:author="Kayser, Georgia" w:date="2025-07-15T11:03:00Z">
                  <w:rPr/>
                </w:rPrChange>
              </w:rPr>
              <w:t>Summer 2008</w:t>
            </w:r>
          </w:p>
        </w:tc>
        <w:tc>
          <w:tcPr>
            <w:tcW w:w="578" w:type="dxa"/>
            <w:vAlign w:val="bottom"/>
          </w:tcPr>
          <w:p w14:paraId="0CA3268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6" w:author="Kayser, Georgia" w:date="2025-07-15T11:03:00Z">
                  <w:rPr/>
                </w:rPrChange>
              </w:rPr>
              <w:t>231</w:t>
            </w:r>
          </w:p>
        </w:tc>
        <w:tc>
          <w:tcPr>
            <w:tcW w:w="1371" w:type="dxa"/>
            <w:vAlign w:val="bottom"/>
          </w:tcPr>
          <w:p w14:paraId="0CA3268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7" w:author="Kayser, Georgia" w:date="2025-07-15T11:03:00Z">
                  <w:rPr/>
                </w:rPrChange>
              </w:rPr>
              <w:t>6.26 (3.39)</w:t>
            </w:r>
          </w:p>
        </w:tc>
        <w:tc>
          <w:tcPr>
            <w:tcW w:w="1279" w:type="dxa"/>
            <w:vAlign w:val="bottom"/>
          </w:tcPr>
          <w:p w14:paraId="0CA3268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8" w:author="Kayser, Georgia" w:date="2025-07-15T11:03:00Z">
                  <w:rPr/>
                </w:rPrChange>
              </w:rPr>
              <w:t>7.64 (2.91)</w:t>
            </w:r>
          </w:p>
        </w:tc>
        <w:tc>
          <w:tcPr>
            <w:tcW w:w="1372" w:type="dxa"/>
            <w:vAlign w:val="bottom"/>
          </w:tcPr>
          <w:p w14:paraId="0CA3268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09" w:author="Kayser, Georgia" w:date="2025-07-15T11:03:00Z">
                  <w:rPr/>
                </w:rPrChange>
              </w:rPr>
              <w:t>7.05 (2.97)</w:t>
            </w:r>
          </w:p>
        </w:tc>
        <w:tc>
          <w:tcPr>
            <w:tcW w:w="1281" w:type="dxa"/>
            <w:vAlign w:val="bottom"/>
          </w:tcPr>
          <w:p w14:paraId="0CA3268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0" w:author="Kayser, Georgia" w:date="2025-07-15T11:03:00Z">
                  <w:rPr/>
                </w:rPrChange>
              </w:rPr>
              <w:t>7.41 (3.03)</w:t>
            </w:r>
          </w:p>
        </w:tc>
        <w:tc>
          <w:tcPr>
            <w:tcW w:w="901" w:type="dxa"/>
            <w:vAlign w:val="bottom"/>
          </w:tcPr>
          <w:p w14:paraId="0CA3268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1" w:author="Kayser, Georgia" w:date="2025-07-15T11:03:00Z">
                  <w:rPr/>
                </w:rPrChange>
              </w:rPr>
              <w:t>0.083</w:t>
            </w:r>
          </w:p>
        </w:tc>
      </w:tr>
      <w:tr w:rsidR="00B9096D" w14:paraId="0CA32695" w14:textId="77777777">
        <w:tc>
          <w:tcPr>
            <w:tcW w:w="2173" w:type="dxa"/>
            <w:vMerge/>
            <w:vAlign w:val="center"/>
          </w:tcPr>
          <w:p w14:paraId="0CA3268D" w14:textId="77777777" w:rsidR="00B9096D" w:rsidRDefault="00B9096D">
            <w:pPr>
              <w:jc w:val="center"/>
              <w:rPr>
                <w:rFonts w:cstheme="minorHAnsi"/>
                <w:color w:val="000000"/>
                <w:sz w:val="18"/>
                <w:szCs w:val="18"/>
              </w:rPr>
            </w:pPr>
          </w:p>
        </w:tc>
        <w:tc>
          <w:tcPr>
            <w:tcW w:w="1321" w:type="dxa"/>
          </w:tcPr>
          <w:p w14:paraId="0CA3268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2" w:author="Kayser, Georgia" w:date="2025-07-15T11:03:00Z">
                  <w:rPr/>
                </w:rPrChange>
              </w:rPr>
              <w:t>Spring 2016</w:t>
            </w:r>
          </w:p>
        </w:tc>
        <w:tc>
          <w:tcPr>
            <w:tcW w:w="578" w:type="dxa"/>
            <w:vAlign w:val="bottom"/>
          </w:tcPr>
          <w:p w14:paraId="0CA3268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3" w:author="Kayser, Georgia" w:date="2025-07-15T11:03:00Z">
                  <w:rPr/>
                </w:rPrChange>
              </w:rPr>
              <w:t>321</w:t>
            </w:r>
          </w:p>
        </w:tc>
        <w:tc>
          <w:tcPr>
            <w:tcW w:w="1371" w:type="dxa"/>
            <w:vAlign w:val="bottom"/>
          </w:tcPr>
          <w:p w14:paraId="0CA3269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4" w:author="Kayser, Georgia" w:date="2025-07-15T11:03:00Z">
                  <w:rPr/>
                </w:rPrChange>
              </w:rPr>
              <w:t>5.82 (3.04)</w:t>
            </w:r>
          </w:p>
        </w:tc>
        <w:tc>
          <w:tcPr>
            <w:tcW w:w="1279" w:type="dxa"/>
            <w:vAlign w:val="bottom"/>
          </w:tcPr>
          <w:p w14:paraId="0CA3269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5" w:author="Kayser, Georgia" w:date="2025-07-15T11:03:00Z">
                  <w:rPr/>
                </w:rPrChange>
              </w:rPr>
              <w:t>6.62 (3.47)</w:t>
            </w:r>
          </w:p>
        </w:tc>
        <w:tc>
          <w:tcPr>
            <w:tcW w:w="1372" w:type="dxa"/>
            <w:vAlign w:val="bottom"/>
          </w:tcPr>
          <w:p w14:paraId="0CA3269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6" w:author="Kayser, Georgia" w:date="2025-07-15T11:03:00Z">
                  <w:rPr/>
                </w:rPrChange>
              </w:rPr>
              <w:t>6.69 (3.06)</w:t>
            </w:r>
          </w:p>
        </w:tc>
        <w:tc>
          <w:tcPr>
            <w:tcW w:w="1281" w:type="dxa"/>
            <w:vAlign w:val="bottom"/>
          </w:tcPr>
          <w:p w14:paraId="0CA3269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7" w:author="Kayser, Georgia" w:date="2025-07-15T11:03:00Z">
                  <w:rPr/>
                </w:rPrChange>
              </w:rPr>
              <w:t>7.17 (3.25)</w:t>
            </w:r>
          </w:p>
        </w:tc>
        <w:tc>
          <w:tcPr>
            <w:tcW w:w="901" w:type="dxa"/>
            <w:vAlign w:val="bottom"/>
          </w:tcPr>
          <w:p w14:paraId="0CA3269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8" w:author="Kayser, Georgia" w:date="2025-07-15T11:03:00Z">
                  <w:rPr/>
                </w:rPrChange>
              </w:rPr>
              <w:t>0.067</w:t>
            </w:r>
          </w:p>
        </w:tc>
      </w:tr>
      <w:tr w:rsidR="00B9096D" w14:paraId="0CA3269E" w14:textId="77777777">
        <w:tc>
          <w:tcPr>
            <w:tcW w:w="2173" w:type="dxa"/>
            <w:vMerge/>
            <w:vAlign w:val="center"/>
          </w:tcPr>
          <w:p w14:paraId="0CA32696" w14:textId="77777777" w:rsidR="00B9096D" w:rsidRDefault="00B9096D">
            <w:pPr>
              <w:jc w:val="center"/>
              <w:rPr>
                <w:rFonts w:cstheme="minorHAnsi"/>
                <w:color w:val="000000"/>
                <w:sz w:val="18"/>
                <w:szCs w:val="18"/>
              </w:rPr>
            </w:pPr>
          </w:p>
        </w:tc>
        <w:tc>
          <w:tcPr>
            <w:tcW w:w="1321" w:type="dxa"/>
          </w:tcPr>
          <w:p w14:paraId="0CA3269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19" w:author="Kayser, Georgia" w:date="2025-07-15T11:03:00Z">
                  <w:rPr/>
                </w:rPrChange>
              </w:rPr>
              <w:t>Summer 2016</w:t>
            </w:r>
          </w:p>
        </w:tc>
        <w:tc>
          <w:tcPr>
            <w:tcW w:w="578" w:type="dxa"/>
            <w:vAlign w:val="bottom"/>
          </w:tcPr>
          <w:p w14:paraId="0CA3269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0" w:author="Kayser, Georgia" w:date="2025-07-15T11:03:00Z">
                  <w:rPr/>
                </w:rPrChange>
              </w:rPr>
              <w:t>527</w:t>
            </w:r>
          </w:p>
        </w:tc>
        <w:tc>
          <w:tcPr>
            <w:tcW w:w="1371" w:type="dxa"/>
            <w:vAlign w:val="bottom"/>
          </w:tcPr>
          <w:p w14:paraId="0CA3269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1" w:author="Kayser, Georgia" w:date="2025-07-15T11:03:00Z">
                  <w:rPr/>
                </w:rPrChange>
              </w:rPr>
              <w:t>6.38 (2.85)</w:t>
            </w:r>
          </w:p>
        </w:tc>
        <w:tc>
          <w:tcPr>
            <w:tcW w:w="1279" w:type="dxa"/>
            <w:vAlign w:val="bottom"/>
          </w:tcPr>
          <w:p w14:paraId="0CA3269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2" w:author="Kayser, Georgia" w:date="2025-07-15T11:03:00Z">
                  <w:rPr/>
                </w:rPrChange>
              </w:rPr>
              <w:t>6.34 (3.23)</w:t>
            </w:r>
          </w:p>
        </w:tc>
        <w:tc>
          <w:tcPr>
            <w:tcW w:w="1372" w:type="dxa"/>
            <w:vAlign w:val="bottom"/>
          </w:tcPr>
          <w:p w14:paraId="0CA3269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3" w:author="Kayser, Georgia" w:date="2025-07-15T11:03:00Z">
                  <w:rPr/>
                </w:rPrChange>
              </w:rPr>
              <w:t>7.28 (3.25)</w:t>
            </w:r>
          </w:p>
        </w:tc>
        <w:tc>
          <w:tcPr>
            <w:tcW w:w="1281" w:type="dxa"/>
            <w:vAlign w:val="bottom"/>
          </w:tcPr>
          <w:p w14:paraId="0CA3269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4" w:author="Kayser, Georgia" w:date="2025-07-15T11:03:00Z">
                  <w:rPr/>
                </w:rPrChange>
              </w:rPr>
              <w:t>7.07 (3.38)</w:t>
            </w:r>
          </w:p>
        </w:tc>
        <w:tc>
          <w:tcPr>
            <w:tcW w:w="901" w:type="dxa"/>
            <w:vAlign w:val="bottom"/>
          </w:tcPr>
          <w:p w14:paraId="0CA3269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5" w:author="Kayser, Georgia" w:date="2025-07-15T11:03:00Z">
                  <w:rPr/>
                </w:rPrChange>
              </w:rPr>
              <w:t>0.032</w:t>
            </w:r>
          </w:p>
        </w:tc>
      </w:tr>
      <w:tr w:rsidR="00B9096D" w14:paraId="0CA326A7" w14:textId="77777777">
        <w:tc>
          <w:tcPr>
            <w:tcW w:w="2173" w:type="dxa"/>
            <w:vMerge w:val="restart"/>
            <w:vAlign w:val="center"/>
          </w:tcPr>
          <w:p w14:paraId="0CA3269F"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226" w:author="Kayser, Georgia" w:date="2025-07-15T11:03:00Z">
                  <w:rPr/>
                </w:rPrChange>
              </w:rPr>
              <w:t>Inhibition-naming combined (inc)</w:t>
            </w:r>
          </w:p>
        </w:tc>
        <w:tc>
          <w:tcPr>
            <w:tcW w:w="1321" w:type="dxa"/>
          </w:tcPr>
          <w:p w14:paraId="0CA326A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7" w:author="Kayser, Georgia" w:date="2025-07-15T11:03:00Z">
                  <w:rPr/>
                </w:rPrChange>
              </w:rPr>
              <w:t>Summer 2008</w:t>
            </w:r>
          </w:p>
        </w:tc>
        <w:tc>
          <w:tcPr>
            <w:tcW w:w="578" w:type="dxa"/>
            <w:vAlign w:val="bottom"/>
          </w:tcPr>
          <w:p w14:paraId="0CA326A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8" w:author="Kayser, Georgia" w:date="2025-07-15T11:03:00Z">
                  <w:rPr/>
                </w:rPrChange>
              </w:rPr>
              <w:t>239</w:t>
            </w:r>
          </w:p>
        </w:tc>
        <w:tc>
          <w:tcPr>
            <w:tcW w:w="1371" w:type="dxa"/>
            <w:vAlign w:val="bottom"/>
          </w:tcPr>
          <w:p w14:paraId="0CA326A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29" w:author="Kayser, Georgia" w:date="2025-07-15T11:03:00Z">
                  <w:rPr/>
                </w:rPrChange>
              </w:rPr>
              <w:t>7.05 (3.39)</w:t>
            </w:r>
          </w:p>
        </w:tc>
        <w:tc>
          <w:tcPr>
            <w:tcW w:w="1279" w:type="dxa"/>
            <w:vAlign w:val="bottom"/>
          </w:tcPr>
          <w:p w14:paraId="0CA326A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0" w:author="Kayser, Georgia" w:date="2025-07-15T11:03:00Z">
                  <w:rPr/>
                </w:rPrChange>
              </w:rPr>
              <w:t>7.11 (3.91)</w:t>
            </w:r>
          </w:p>
        </w:tc>
        <w:tc>
          <w:tcPr>
            <w:tcW w:w="1372" w:type="dxa"/>
            <w:vAlign w:val="bottom"/>
          </w:tcPr>
          <w:p w14:paraId="0CA326A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1" w:author="Kayser, Georgia" w:date="2025-07-15T11:03:00Z">
                  <w:rPr/>
                </w:rPrChange>
              </w:rPr>
              <w:t>7.10 (3.66)</w:t>
            </w:r>
          </w:p>
        </w:tc>
        <w:tc>
          <w:tcPr>
            <w:tcW w:w="1281" w:type="dxa"/>
            <w:vAlign w:val="bottom"/>
          </w:tcPr>
          <w:p w14:paraId="0CA326A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2" w:author="Kayser, Georgia" w:date="2025-07-15T11:03:00Z">
                  <w:rPr/>
                </w:rPrChange>
              </w:rPr>
              <w:t>6.98 (3.80)</w:t>
            </w:r>
          </w:p>
        </w:tc>
        <w:tc>
          <w:tcPr>
            <w:tcW w:w="901" w:type="dxa"/>
            <w:vAlign w:val="bottom"/>
          </w:tcPr>
          <w:p w14:paraId="0CA326A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3" w:author="Kayser, Georgia" w:date="2025-07-15T11:03:00Z">
                  <w:rPr/>
                </w:rPrChange>
              </w:rPr>
              <w:t>0.998</w:t>
            </w:r>
          </w:p>
        </w:tc>
      </w:tr>
      <w:tr w:rsidR="00B9096D" w14:paraId="0CA326B0" w14:textId="77777777">
        <w:tc>
          <w:tcPr>
            <w:tcW w:w="2173" w:type="dxa"/>
            <w:vMerge/>
            <w:vAlign w:val="center"/>
          </w:tcPr>
          <w:p w14:paraId="0CA326A8" w14:textId="77777777" w:rsidR="00B9096D" w:rsidRDefault="00B9096D">
            <w:pPr>
              <w:jc w:val="center"/>
              <w:rPr>
                <w:rFonts w:cstheme="minorHAnsi"/>
                <w:color w:val="000000"/>
                <w:sz w:val="18"/>
                <w:szCs w:val="18"/>
              </w:rPr>
            </w:pPr>
          </w:p>
        </w:tc>
        <w:tc>
          <w:tcPr>
            <w:tcW w:w="1321" w:type="dxa"/>
          </w:tcPr>
          <w:p w14:paraId="0CA326A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4" w:author="Kayser, Georgia" w:date="2025-07-15T11:03:00Z">
                  <w:rPr/>
                </w:rPrChange>
              </w:rPr>
              <w:t>Spring 2016</w:t>
            </w:r>
          </w:p>
        </w:tc>
        <w:tc>
          <w:tcPr>
            <w:tcW w:w="578" w:type="dxa"/>
            <w:vAlign w:val="bottom"/>
          </w:tcPr>
          <w:p w14:paraId="0CA326A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5" w:author="Kayser, Georgia" w:date="2025-07-15T11:03:00Z">
                  <w:rPr/>
                </w:rPrChange>
              </w:rPr>
              <w:t>321</w:t>
            </w:r>
          </w:p>
        </w:tc>
        <w:tc>
          <w:tcPr>
            <w:tcW w:w="1371" w:type="dxa"/>
            <w:vAlign w:val="bottom"/>
          </w:tcPr>
          <w:p w14:paraId="0CA326A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6" w:author="Kayser, Georgia" w:date="2025-07-15T11:03:00Z">
                  <w:rPr/>
                </w:rPrChange>
              </w:rPr>
              <w:t>5.91 (2.79)</w:t>
            </w:r>
          </w:p>
        </w:tc>
        <w:tc>
          <w:tcPr>
            <w:tcW w:w="1279" w:type="dxa"/>
            <w:vAlign w:val="bottom"/>
          </w:tcPr>
          <w:p w14:paraId="0CA326A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7" w:author="Kayser, Georgia" w:date="2025-07-15T11:03:00Z">
                  <w:rPr/>
                </w:rPrChange>
              </w:rPr>
              <w:t>6.16 (2.92)</w:t>
            </w:r>
          </w:p>
        </w:tc>
        <w:tc>
          <w:tcPr>
            <w:tcW w:w="1372" w:type="dxa"/>
            <w:vAlign w:val="bottom"/>
          </w:tcPr>
          <w:p w14:paraId="0CA326A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8" w:author="Kayser, Georgia" w:date="2025-07-15T11:03:00Z">
                  <w:rPr/>
                </w:rPrChange>
              </w:rPr>
              <w:t>6.35 (3.06)</w:t>
            </w:r>
          </w:p>
        </w:tc>
        <w:tc>
          <w:tcPr>
            <w:tcW w:w="1281" w:type="dxa"/>
            <w:vAlign w:val="bottom"/>
          </w:tcPr>
          <w:p w14:paraId="0CA326A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39" w:author="Kayser, Georgia" w:date="2025-07-15T11:03:00Z">
                  <w:rPr/>
                </w:rPrChange>
              </w:rPr>
              <w:t>6.59 (2.30)</w:t>
            </w:r>
          </w:p>
        </w:tc>
        <w:tc>
          <w:tcPr>
            <w:tcW w:w="901" w:type="dxa"/>
            <w:vAlign w:val="bottom"/>
          </w:tcPr>
          <w:p w14:paraId="0CA326A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0" w:author="Kayser, Georgia" w:date="2025-07-15T11:03:00Z">
                  <w:rPr/>
                </w:rPrChange>
              </w:rPr>
              <w:t>0.464</w:t>
            </w:r>
          </w:p>
        </w:tc>
      </w:tr>
      <w:tr w:rsidR="00B9096D" w14:paraId="0CA326B9" w14:textId="77777777">
        <w:tc>
          <w:tcPr>
            <w:tcW w:w="2173" w:type="dxa"/>
            <w:vMerge/>
            <w:vAlign w:val="center"/>
          </w:tcPr>
          <w:p w14:paraId="0CA326B1" w14:textId="77777777" w:rsidR="00B9096D" w:rsidRDefault="00B9096D">
            <w:pPr>
              <w:jc w:val="center"/>
              <w:rPr>
                <w:rFonts w:cstheme="minorHAnsi"/>
                <w:color w:val="000000"/>
                <w:sz w:val="18"/>
                <w:szCs w:val="18"/>
              </w:rPr>
            </w:pPr>
          </w:p>
        </w:tc>
        <w:tc>
          <w:tcPr>
            <w:tcW w:w="1321" w:type="dxa"/>
          </w:tcPr>
          <w:p w14:paraId="0CA326B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1" w:author="Kayser, Georgia" w:date="2025-07-15T11:03:00Z">
                  <w:rPr/>
                </w:rPrChange>
              </w:rPr>
              <w:t>Summer 2016</w:t>
            </w:r>
          </w:p>
        </w:tc>
        <w:tc>
          <w:tcPr>
            <w:tcW w:w="578" w:type="dxa"/>
            <w:vAlign w:val="bottom"/>
          </w:tcPr>
          <w:p w14:paraId="0CA326B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2" w:author="Kayser, Georgia" w:date="2025-07-15T11:03:00Z">
                  <w:rPr/>
                </w:rPrChange>
              </w:rPr>
              <w:t>527</w:t>
            </w:r>
          </w:p>
        </w:tc>
        <w:tc>
          <w:tcPr>
            <w:tcW w:w="1371" w:type="dxa"/>
            <w:vAlign w:val="bottom"/>
          </w:tcPr>
          <w:p w14:paraId="0CA326B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3" w:author="Kayser, Georgia" w:date="2025-07-15T11:03:00Z">
                  <w:rPr/>
                </w:rPrChange>
              </w:rPr>
              <w:t>6.31 (2.92)</w:t>
            </w:r>
          </w:p>
        </w:tc>
        <w:tc>
          <w:tcPr>
            <w:tcW w:w="1279" w:type="dxa"/>
            <w:vAlign w:val="bottom"/>
          </w:tcPr>
          <w:p w14:paraId="0CA326B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4" w:author="Kayser, Georgia" w:date="2025-07-15T11:03:00Z">
                  <w:rPr/>
                </w:rPrChange>
              </w:rPr>
              <w:t>6.19 (3.13)</w:t>
            </w:r>
          </w:p>
        </w:tc>
        <w:tc>
          <w:tcPr>
            <w:tcW w:w="1372" w:type="dxa"/>
            <w:vAlign w:val="bottom"/>
          </w:tcPr>
          <w:p w14:paraId="0CA326B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5" w:author="Kayser, Georgia" w:date="2025-07-15T11:03:00Z">
                  <w:rPr/>
                </w:rPrChange>
              </w:rPr>
              <w:t>6.93 (2.97)</w:t>
            </w:r>
          </w:p>
        </w:tc>
        <w:tc>
          <w:tcPr>
            <w:tcW w:w="1281" w:type="dxa"/>
            <w:vAlign w:val="bottom"/>
          </w:tcPr>
          <w:p w14:paraId="0CA326B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6" w:author="Kayser, Georgia" w:date="2025-07-15T11:03:00Z">
                  <w:rPr/>
                </w:rPrChange>
              </w:rPr>
              <w:t>6.48 (2.87)</w:t>
            </w:r>
          </w:p>
        </w:tc>
        <w:tc>
          <w:tcPr>
            <w:tcW w:w="901" w:type="dxa"/>
            <w:vAlign w:val="bottom"/>
          </w:tcPr>
          <w:p w14:paraId="0CA326B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7" w:author="Kayser, Georgia" w:date="2025-07-15T11:03:00Z">
                  <w:rPr/>
                </w:rPrChange>
              </w:rPr>
              <w:t>0.202</w:t>
            </w:r>
          </w:p>
        </w:tc>
      </w:tr>
      <w:tr w:rsidR="00B9096D" w14:paraId="0CA326C2" w14:textId="77777777">
        <w:tc>
          <w:tcPr>
            <w:tcW w:w="2173" w:type="dxa"/>
            <w:vMerge w:val="restart"/>
            <w:vAlign w:val="center"/>
          </w:tcPr>
          <w:p w14:paraId="0CA326BA"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248" w:author="Kayser, Georgia" w:date="2025-07-15T11:03:00Z">
                  <w:rPr/>
                </w:rPrChange>
              </w:rPr>
              <w:t>Inhibition-switching combined (isc)</w:t>
            </w:r>
          </w:p>
        </w:tc>
        <w:tc>
          <w:tcPr>
            <w:tcW w:w="1321" w:type="dxa"/>
          </w:tcPr>
          <w:p w14:paraId="0CA326B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49" w:author="Kayser, Georgia" w:date="2025-07-15T11:03:00Z">
                  <w:rPr/>
                </w:rPrChange>
              </w:rPr>
              <w:t>Summer 2008</w:t>
            </w:r>
          </w:p>
        </w:tc>
        <w:tc>
          <w:tcPr>
            <w:tcW w:w="578" w:type="dxa"/>
            <w:vAlign w:val="bottom"/>
          </w:tcPr>
          <w:p w14:paraId="0CA326B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0" w:author="Kayser, Georgia" w:date="2025-07-15T11:03:00Z">
                  <w:rPr/>
                </w:rPrChange>
              </w:rPr>
              <w:t>100</w:t>
            </w:r>
          </w:p>
        </w:tc>
        <w:tc>
          <w:tcPr>
            <w:tcW w:w="1371" w:type="dxa"/>
            <w:vAlign w:val="bottom"/>
          </w:tcPr>
          <w:p w14:paraId="0CA326B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1" w:author="Kayser, Georgia" w:date="2025-07-15T11:03:00Z">
                  <w:rPr/>
                </w:rPrChange>
              </w:rPr>
              <w:t>6.83 (2.19)</w:t>
            </w:r>
          </w:p>
        </w:tc>
        <w:tc>
          <w:tcPr>
            <w:tcW w:w="1279" w:type="dxa"/>
            <w:vAlign w:val="bottom"/>
          </w:tcPr>
          <w:p w14:paraId="0CA326B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2" w:author="Kayser, Georgia" w:date="2025-07-15T11:03:00Z">
                  <w:rPr/>
                </w:rPrChange>
              </w:rPr>
              <w:t>6.00 (1.90)</w:t>
            </w:r>
          </w:p>
        </w:tc>
        <w:tc>
          <w:tcPr>
            <w:tcW w:w="1372" w:type="dxa"/>
            <w:vAlign w:val="bottom"/>
          </w:tcPr>
          <w:p w14:paraId="0CA326B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3" w:author="Kayser, Georgia" w:date="2025-07-15T11:03:00Z">
                  <w:rPr/>
                </w:rPrChange>
              </w:rPr>
              <w:t>7.69 (3.11)</w:t>
            </w:r>
          </w:p>
        </w:tc>
        <w:tc>
          <w:tcPr>
            <w:tcW w:w="1281" w:type="dxa"/>
            <w:vAlign w:val="bottom"/>
          </w:tcPr>
          <w:p w14:paraId="0CA326C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4" w:author="Kayser, Georgia" w:date="2025-07-15T11:03:00Z">
                  <w:rPr/>
                </w:rPrChange>
              </w:rPr>
              <w:t>7.29 (2.37)</w:t>
            </w:r>
          </w:p>
        </w:tc>
        <w:tc>
          <w:tcPr>
            <w:tcW w:w="901" w:type="dxa"/>
            <w:vAlign w:val="bottom"/>
          </w:tcPr>
          <w:p w14:paraId="0CA326C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5" w:author="Kayser, Georgia" w:date="2025-07-15T11:03:00Z">
                  <w:rPr/>
                </w:rPrChange>
              </w:rPr>
              <w:t>0.112</w:t>
            </w:r>
          </w:p>
        </w:tc>
      </w:tr>
      <w:tr w:rsidR="00B9096D" w14:paraId="0CA326CB" w14:textId="77777777">
        <w:tc>
          <w:tcPr>
            <w:tcW w:w="2173" w:type="dxa"/>
            <w:vMerge/>
            <w:vAlign w:val="center"/>
          </w:tcPr>
          <w:p w14:paraId="0CA326C3" w14:textId="77777777" w:rsidR="00B9096D" w:rsidRDefault="00B9096D">
            <w:pPr>
              <w:jc w:val="center"/>
              <w:rPr>
                <w:rFonts w:cstheme="minorHAnsi"/>
                <w:color w:val="000000"/>
                <w:sz w:val="18"/>
                <w:szCs w:val="18"/>
              </w:rPr>
            </w:pPr>
          </w:p>
        </w:tc>
        <w:tc>
          <w:tcPr>
            <w:tcW w:w="1321" w:type="dxa"/>
          </w:tcPr>
          <w:p w14:paraId="0CA326C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6" w:author="Kayser, Georgia" w:date="2025-07-15T11:03:00Z">
                  <w:rPr/>
                </w:rPrChange>
              </w:rPr>
              <w:t>Spring 2016</w:t>
            </w:r>
          </w:p>
        </w:tc>
        <w:tc>
          <w:tcPr>
            <w:tcW w:w="578" w:type="dxa"/>
            <w:vAlign w:val="bottom"/>
          </w:tcPr>
          <w:p w14:paraId="0CA326C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7" w:author="Kayser, Georgia" w:date="2025-07-15T11:03:00Z">
                  <w:rPr/>
                </w:rPrChange>
              </w:rPr>
              <w:t>321</w:t>
            </w:r>
          </w:p>
        </w:tc>
        <w:tc>
          <w:tcPr>
            <w:tcW w:w="1371" w:type="dxa"/>
            <w:vAlign w:val="bottom"/>
          </w:tcPr>
          <w:p w14:paraId="0CA326C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8" w:author="Kayser, Georgia" w:date="2025-07-15T11:03:00Z">
                  <w:rPr/>
                </w:rPrChange>
              </w:rPr>
              <w:t>6.78 (2.78)</w:t>
            </w:r>
          </w:p>
        </w:tc>
        <w:tc>
          <w:tcPr>
            <w:tcW w:w="1279" w:type="dxa"/>
            <w:vAlign w:val="bottom"/>
          </w:tcPr>
          <w:p w14:paraId="0CA326C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59" w:author="Kayser, Georgia" w:date="2025-07-15T11:03:00Z">
                  <w:rPr/>
                </w:rPrChange>
              </w:rPr>
              <w:t>7.61 (2.75)</w:t>
            </w:r>
          </w:p>
        </w:tc>
        <w:tc>
          <w:tcPr>
            <w:tcW w:w="1372" w:type="dxa"/>
            <w:vAlign w:val="bottom"/>
          </w:tcPr>
          <w:p w14:paraId="0CA326C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0" w:author="Kayser, Georgia" w:date="2025-07-15T11:03:00Z">
                  <w:rPr/>
                </w:rPrChange>
              </w:rPr>
              <w:t>7.51 (2.85)</w:t>
            </w:r>
          </w:p>
        </w:tc>
        <w:tc>
          <w:tcPr>
            <w:tcW w:w="1281" w:type="dxa"/>
            <w:vAlign w:val="bottom"/>
          </w:tcPr>
          <w:p w14:paraId="0CA326C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1" w:author="Kayser, Georgia" w:date="2025-07-15T11:03:00Z">
                  <w:rPr/>
                </w:rPrChange>
              </w:rPr>
              <w:t>8.26 (2.40)</w:t>
            </w:r>
          </w:p>
        </w:tc>
        <w:tc>
          <w:tcPr>
            <w:tcW w:w="901" w:type="dxa"/>
            <w:vAlign w:val="bottom"/>
          </w:tcPr>
          <w:p w14:paraId="0CA326C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2" w:author="Kayser, Georgia" w:date="2025-07-15T11:03:00Z">
                  <w:rPr/>
                </w:rPrChange>
              </w:rPr>
              <w:t>0.008*</w:t>
            </w:r>
          </w:p>
        </w:tc>
      </w:tr>
      <w:tr w:rsidR="00B9096D" w14:paraId="0CA326D4" w14:textId="77777777">
        <w:tc>
          <w:tcPr>
            <w:tcW w:w="2173" w:type="dxa"/>
            <w:vMerge/>
            <w:vAlign w:val="center"/>
          </w:tcPr>
          <w:p w14:paraId="0CA326CC" w14:textId="77777777" w:rsidR="00B9096D" w:rsidRDefault="00B9096D">
            <w:pPr>
              <w:jc w:val="center"/>
              <w:rPr>
                <w:rFonts w:cstheme="minorHAnsi"/>
                <w:color w:val="000000"/>
                <w:sz w:val="18"/>
                <w:szCs w:val="18"/>
              </w:rPr>
            </w:pPr>
          </w:p>
        </w:tc>
        <w:tc>
          <w:tcPr>
            <w:tcW w:w="1321" w:type="dxa"/>
          </w:tcPr>
          <w:p w14:paraId="0CA326C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3" w:author="Kayser, Georgia" w:date="2025-07-15T11:03:00Z">
                  <w:rPr/>
                </w:rPrChange>
              </w:rPr>
              <w:t>Summer 2016</w:t>
            </w:r>
          </w:p>
        </w:tc>
        <w:tc>
          <w:tcPr>
            <w:tcW w:w="578" w:type="dxa"/>
            <w:vAlign w:val="bottom"/>
          </w:tcPr>
          <w:p w14:paraId="0CA326C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4" w:author="Kayser, Georgia" w:date="2025-07-15T11:03:00Z">
                  <w:rPr/>
                </w:rPrChange>
              </w:rPr>
              <w:t>527</w:t>
            </w:r>
          </w:p>
        </w:tc>
        <w:tc>
          <w:tcPr>
            <w:tcW w:w="1371" w:type="dxa"/>
            <w:vAlign w:val="bottom"/>
          </w:tcPr>
          <w:p w14:paraId="0CA326C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5" w:author="Kayser, Georgia" w:date="2025-07-15T11:03:00Z">
                  <w:rPr/>
                </w:rPrChange>
              </w:rPr>
              <w:t>7.16 (2.64)</w:t>
            </w:r>
          </w:p>
        </w:tc>
        <w:tc>
          <w:tcPr>
            <w:tcW w:w="1279" w:type="dxa"/>
            <w:vAlign w:val="bottom"/>
          </w:tcPr>
          <w:p w14:paraId="0CA326D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6" w:author="Kayser, Georgia" w:date="2025-07-15T11:03:00Z">
                  <w:rPr/>
                </w:rPrChange>
              </w:rPr>
              <w:t>7.35 (3.26)</w:t>
            </w:r>
          </w:p>
        </w:tc>
        <w:tc>
          <w:tcPr>
            <w:tcW w:w="1372" w:type="dxa"/>
            <w:vAlign w:val="bottom"/>
          </w:tcPr>
          <w:p w14:paraId="0CA326D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7" w:author="Kayser, Georgia" w:date="2025-07-15T11:03:00Z">
                  <w:rPr/>
                </w:rPrChange>
              </w:rPr>
              <w:t>7.45 (3.12)</w:t>
            </w:r>
          </w:p>
        </w:tc>
        <w:tc>
          <w:tcPr>
            <w:tcW w:w="1281" w:type="dxa"/>
            <w:vAlign w:val="bottom"/>
          </w:tcPr>
          <w:p w14:paraId="0CA326D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8" w:author="Kayser, Georgia" w:date="2025-07-15T11:03:00Z">
                  <w:rPr/>
                </w:rPrChange>
              </w:rPr>
              <w:t>7.89 (3.58)</w:t>
            </w:r>
          </w:p>
        </w:tc>
        <w:tc>
          <w:tcPr>
            <w:tcW w:w="901" w:type="dxa"/>
            <w:vAlign w:val="bottom"/>
          </w:tcPr>
          <w:p w14:paraId="0CA326D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69" w:author="Kayser, Georgia" w:date="2025-07-15T11:03:00Z">
                  <w:rPr/>
                </w:rPrChange>
              </w:rPr>
              <w:t>0.281</w:t>
            </w:r>
          </w:p>
        </w:tc>
      </w:tr>
      <w:tr w:rsidR="00B9096D" w14:paraId="0CA326DD" w14:textId="77777777">
        <w:tc>
          <w:tcPr>
            <w:tcW w:w="2173" w:type="dxa"/>
            <w:vMerge w:val="restart"/>
            <w:vAlign w:val="center"/>
          </w:tcPr>
          <w:p w14:paraId="0CA326D5"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270" w:author="Kayser, Georgia" w:date="2025-07-15T11:03:00Z">
                  <w:rPr/>
                </w:rPrChange>
              </w:rPr>
              <w:t>Comprehension of instructions total score (cits)</w:t>
            </w:r>
          </w:p>
        </w:tc>
        <w:tc>
          <w:tcPr>
            <w:tcW w:w="1321" w:type="dxa"/>
          </w:tcPr>
          <w:p w14:paraId="0CA326D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1" w:author="Kayser, Georgia" w:date="2025-07-15T11:03:00Z">
                  <w:rPr/>
                </w:rPrChange>
              </w:rPr>
              <w:t>Summer 2008</w:t>
            </w:r>
          </w:p>
        </w:tc>
        <w:tc>
          <w:tcPr>
            <w:tcW w:w="578" w:type="dxa"/>
            <w:vAlign w:val="bottom"/>
          </w:tcPr>
          <w:p w14:paraId="0CA326D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2" w:author="Kayser, Georgia" w:date="2025-07-15T11:03:00Z">
                  <w:rPr/>
                </w:rPrChange>
              </w:rPr>
              <w:t>306</w:t>
            </w:r>
          </w:p>
        </w:tc>
        <w:tc>
          <w:tcPr>
            <w:tcW w:w="1371" w:type="dxa"/>
            <w:vAlign w:val="bottom"/>
          </w:tcPr>
          <w:p w14:paraId="0CA326D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3" w:author="Kayser, Georgia" w:date="2025-07-15T11:03:00Z">
                  <w:rPr/>
                </w:rPrChange>
              </w:rPr>
              <w:t>7.14 (3.32)</w:t>
            </w:r>
          </w:p>
        </w:tc>
        <w:tc>
          <w:tcPr>
            <w:tcW w:w="1279" w:type="dxa"/>
            <w:vAlign w:val="bottom"/>
          </w:tcPr>
          <w:p w14:paraId="0CA326D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4" w:author="Kayser, Georgia" w:date="2025-07-15T11:03:00Z">
                  <w:rPr/>
                </w:rPrChange>
              </w:rPr>
              <w:t>7.09 (2.61)</w:t>
            </w:r>
          </w:p>
        </w:tc>
        <w:tc>
          <w:tcPr>
            <w:tcW w:w="1372" w:type="dxa"/>
            <w:vAlign w:val="bottom"/>
          </w:tcPr>
          <w:p w14:paraId="0CA326D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5" w:author="Kayser, Georgia" w:date="2025-07-15T11:03:00Z">
                  <w:rPr/>
                </w:rPrChange>
              </w:rPr>
              <w:t>7.00 (2.61)</w:t>
            </w:r>
          </w:p>
        </w:tc>
        <w:tc>
          <w:tcPr>
            <w:tcW w:w="1281" w:type="dxa"/>
            <w:vAlign w:val="bottom"/>
          </w:tcPr>
          <w:p w14:paraId="0CA326D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6" w:author="Kayser, Georgia" w:date="2025-07-15T11:03:00Z">
                  <w:rPr/>
                </w:rPrChange>
              </w:rPr>
              <w:t>8.25 (3.01)</w:t>
            </w:r>
          </w:p>
        </w:tc>
        <w:tc>
          <w:tcPr>
            <w:tcW w:w="901" w:type="dxa"/>
            <w:vAlign w:val="bottom"/>
          </w:tcPr>
          <w:p w14:paraId="0CA326D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7" w:author="Kayser, Georgia" w:date="2025-07-15T11:03:00Z">
                  <w:rPr/>
                </w:rPrChange>
              </w:rPr>
              <w:t>0.025*</w:t>
            </w:r>
          </w:p>
        </w:tc>
      </w:tr>
      <w:tr w:rsidR="00B9096D" w14:paraId="0CA326E6" w14:textId="77777777">
        <w:tc>
          <w:tcPr>
            <w:tcW w:w="2173" w:type="dxa"/>
            <w:vMerge/>
            <w:vAlign w:val="center"/>
          </w:tcPr>
          <w:p w14:paraId="0CA326DE" w14:textId="77777777" w:rsidR="00B9096D" w:rsidRDefault="00B9096D">
            <w:pPr>
              <w:jc w:val="center"/>
              <w:rPr>
                <w:rFonts w:cstheme="minorHAnsi"/>
                <w:color w:val="000000"/>
                <w:sz w:val="18"/>
                <w:szCs w:val="18"/>
              </w:rPr>
            </w:pPr>
          </w:p>
        </w:tc>
        <w:tc>
          <w:tcPr>
            <w:tcW w:w="1321" w:type="dxa"/>
          </w:tcPr>
          <w:p w14:paraId="0CA326D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8" w:author="Kayser, Georgia" w:date="2025-07-15T11:03:00Z">
                  <w:rPr/>
                </w:rPrChange>
              </w:rPr>
              <w:t>Spring 2016</w:t>
            </w:r>
          </w:p>
        </w:tc>
        <w:tc>
          <w:tcPr>
            <w:tcW w:w="578" w:type="dxa"/>
            <w:vAlign w:val="bottom"/>
          </w:tcPr>
          <w:p w14:paraId="0CA326E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79" w:author="Kayser, Georgia" w:date="2025-07-15T11:03:00Z">
                  <w:rPr/>
                </w:rPrChange>
              </w:rPr>
              <w:t>NA</w:t>
            </w:r>
          </w:p>
        </w:tc>
        <w:tc>
          <w:tcPr>
            <w:tcW w:w="1371" w:type="dxa"/>
            <w:vAlign w:val="bottom"/>
          </w:tcPr>
          <w:p w14:paraId="0CA326E1" w14:textId="77777777" w:rsidR="00B9096D" w:rsidRDefault="00B9096D">
            <w:pPr>
              <w:rPr>
                <w:rFonts w:cstheme="minorHAnsi"/>
                <w:color w:val="000000"/>
                <w:sz w:val="18"/>
                <w:szCs w:val="18"/>
              </w:rPr>
            </w:pPr>
          </w:p>
        </w:tc>
        <w:tc>
          <w:tcPr>
            <w:tcW w:w="1279" w:type="dxa"/>
            <w:vAlign w:val="bottom"/>
          </w:tcPr>
          <w:p w14:paraId="0CA326E2" w14:textId="77777777" w:rsidR="00B9096D" w:rsidRDefault="00B9096D">
            <w:pPr>
              <w:rPr>
                <w:rFonts w:cstheme="minorHAnsi"/>
                <w:color w:val="000000"/>
                <w:sz w:val="18"/>
                <w:szCs w:val="18"/>
              </w:rPr>
            </w:pPr>
          </w:p>
        </w:tc>
        <w:tc>
          <w:tcPr>
            <w:tcW w:w="1372" w:type="dxa"/>
            <w:vAlign w:val="bottom"/>
          </w:tcPr>
          <w:p w14:paraId="0CA326E3" w14:textId="77777777" w:rsidR="00B9096D" w:rsidRDefault="00B9096D">
            <w:pPr>
              <w:rPr>
                <w:rFonts w:cstheme="minorHAnsi"/>
                <w:color w:val="000000"/>
                <w:sz w:val="18"/>
                <w:szCs w:val="18"/>
              </w:rPr>
            </w:pPr>
          </w:p>
        </w:tc>
        <w:tc>
          <w:tcPr>
            <w:tcW w:w="1281" w:type="dxa"/>
            <w:vAlign w:val="bottom"/>
          </w:tcPr>
          <w:p w14:paraId="0CA326E4" w14:textId="77777777" w:rsidR="00B9096D" w:rsidRDefault="00B9096D">
            <w:pPr>
              <w:rPr>
                <w:rFonts w:cstheme="minorHAnsi"/>
                <w:color w:val="000000"/>
                <w:sz w:val="18"/>
                <w:szCs w:val="18"/>
              </w:rPr>
            </w:pPr>
          </w:p>
        </w:tc>
        <w:tc>
          <w:tcPr>
            <w:tcW w:w="901" w:type="dxa"/>
            <w:vAlign w:val="bottom"/>
          </w:tcPr>
          <w:p w14:paraId="0CA326E5" w14:textId="77777777" w:rsidR="00B9096D" w:rsidRDefault="00B9096D">
            <w:pPr>
              <w:rPr>
                <w:rFonts w:cstheme="minorHAnsi"/>
                <w:color w:val="000000"/>
                <w:sz w:val="18"/>
                <w:szCs w:val="18"/>
              </w:rPr>
            </w:pPr>
          </w:p>
        </w:tc>
      </w:tr>
      <w:tr w:rsidR="00B9096D" w14:paraId="0CA326EF" w14:textId="77777777">
        <w:tc>
          <w:tcPr>
            <w:tcW w:w="2173" w:type="dxa"/>
            <w:vMerge/>
            <w:vAlign w:val="center"/>
          </w:tcPr>
          <w:p w14:paraId="0CA326E7" w14:textId="77777777" w:rsidR="00B9096D" w:rsidRDefault="00B9096D">
            <w:pPr>
              <w:jc w:val="center"/>
              <w:rPr>
                <w:rFonts w:cstheme="minorHAnsi"/>
                <w:color w:val="000000"/>
                <w:sz w:val="18"/>
                <w:szCs w:val="18"/>
              </w:rPr>
            </w:pPr>
          </w:p>
        </w:tc>
        <w:tc>
          <w:tcPr>
            <w:tcW w:w="1321" w:type="dxa"/>
          </w:tcPr>
          <w:p w14:paraId="0CA326E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0" w:author="Kayser, Georgia" w:date="2025-07-15T11:03:00Z">
                  <w:rPr/>
                </w:rPrChange>
              </w:rPr>
              <w:t>Summer 2016</w:t>
            </w:r>
          </w:p>
        </w:tc>
        <w:tc>
          <w:tcPr>
            <w:tcW w:w="578" w:type="dxa"/>
            <w:vAlign w:val="bottom"/>
          </w:tcPr>
          <w:p w14:paraId="0CA326E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1" w:author="Kayser, Georgia" w:date="2025-07-15T11:03:00Z">
                  <w:rPr/>
                </w:rPrChange>
              </w:rPr>
              <w:t>527</w:t>
            </w:r>
          </w:p>
        </w:tc>
        <w:tc>
          <w:tcPr>
            <w:tcW w:w="1371" w:type="dxa"/>
            <w:vAlign w:val="bottom"/>
          </w:tcPr>
          <w:p w14:paraId="0CA326E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2" w:author="Kayser, Georgia" w:date="2025-07-15T11:03:00Z">
                  <w:rPr/>
                </w:rPrChange>
              </w:rPr>
              <w:t>6.56 (2.65)</w:t>
            </w:r>
          </w:p>
        </w:tc>
        <w:tc>
          <w:tcPr>
            <w:tcW w:w="1279" w:type="dxa"/>
            <w:vAlign w:val="bottom"/>
          </w:tcPr>
          <w:p w14:paraId="0CA326E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3" w:author="Kayser, Georgia" w:date="2025-07-15T11:03:00Z">
                  <w:rPr/>
                </w:rPrChange>
              </w:rPr>
              <w:t>6.16 (2.73)</w:t>
            </w:r>
          </w:p>
        </w:tc>
        <w:tc>
          <w:tcPr>
            <w:tcW w:w="1372" w:type="dxa"/>
            <w:vAlign w:val="bottom"/>
          </w:tcPr>
          <w:p w14:paraId="0CA326E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4" w:author="Kayser, Georgia" w:date="2025-07-15T11:03:00Z">
                  <w:rPr/>
                </w:rPrChange>
              </w:rPr>
              <w:t>6.31 (2.53)</w:t>
            </w:r>
          </w:p>
        </w:tc>
        <w:tc>
          <w:tcPr>
            <w:tcW w:w="1281" w:type="dxa"/>
            <w:vAlign w:val="bottom"/>
          </w:tcPr>
          <w:p w14:paraId="0CA326E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5" w:author="Kayser, Georgia" w:date="2025-07-15T11:03:00Z">
                  <w:rPr/>
                </w:rPrChange>
              </w:rPr>
              <w:t>6.35 (2.31)</w:t>
            </w:r>
          </w:p>
        </w:tc>
        <w:tc>
          <w:tcPr>
            <w:tcW w:w="901" w:type="dxa"/>
            <w:vAlign w:val="bottom"/>
          </w:tcPr>
          <w:p w14:paraId="0CA326E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6" w:author="Kayser, Georgia" w:date="2025-07-15T11:03:00Z">
                  <w:rPr/>
                </w:rPrChange>
              </w:rPr>
              <w:t>0.657</w:t>
            </w:r>
          </w:p>
        </w:tc>
      </w:tr>
      <w:tr w:rsidR="00B9096D" w14:paraId="0CA326F8" w14:textId="77777777">
        <w:tc>
          <w:tcPr>
            <w:tcW w:w="2173" w:type="dxa"/>
            <w:vMerge w:val="restart"/>
            <w:vAlign w:val="center"/>
          </w:tcPr>
          <w:p w14:paraId="0CA326F0"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287" w:author="Kayser, Georgia" w:date="2025-07-15T11:03:00Z">
                  <w:rPr/>
                </w:rPrChange>
              </w:rPr>
              <w:t>Speeded naming combined (snc)</w:t>
            </w:r>
          </w:p>
        </w:tc>
        <w:tc>
          <w:tcPr>
            <w:tcW w:w="1321" w:type="dxa"/>
          </w:tcPr>
          <w:p w14:paraId="0CA326F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8" w:author="Kayser, Georgia" w:date="2025-07-15T11:03:00Z">
                  <w:rPr/>
                </w:rPrChange>
              </w:rPr>
              <w:t>Summer 2008</w:t>
            </w:r>
          </w:p>
        </w:tc>
        <w:tc>
          <w:tcPr>
            <w:tcW w:w="578" w:type="dxa"/>
            <w:vAlign w:val="bottom"/>
          </w:tcPr>
          <w:p w14:paraId="0CA326F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89" w:author="Kayser, Georgia" w:date="2025-07-15T11:03:00Z">
                  <w:rPr/>
                </w:rPrChange>
              </w:rPr>
              <w:t>242</w:t>
            </w:r>
          </w:p>
        </w:tc>
        <w:tc>
          <w:tcPr>
            <w:tcW w:w="1371" w:type="dxa"/>
            <w:vAlign w:val="bottom"/>
          </w:tcPr>
          <w:p w14:paraId="0CA326F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0" w:author="Kayser, Georgia" w:date="2025-07-15T11:03:00Z">
                  <w:rPr/>
                </w:rPrChange>
              </w:rPr>
              <w:t>5.74 (3.23)</w:t>
            </w:r>
          </w:p>
        </w:tc>
        <w:tc>
          <w:tcPr>
            <w:tcW w:w="1279" w:type="dxa"/>
            <w:vAlign w:val="bottom"/>
          </w:tcPr>
          <w:p w14:paraId="0CA326F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1" w:author="Kayser, Georgia" w:date="2025-07-15T11:03:00Z">
                  <w:rPr/>
                </w:rPrChange>
              </w:rPr>
              <w:t>5.87 (2.69)</w:t>
            </w:r>
          </w:p>
        </w:tc>
        <w:tc>
          <w:tcPr>
            <w:tcW w:w="1372" w:type="dxa"/>
            <w:vAlign w:val="bottom"/>
          </w:tcPr>
          <w:p w14:paraId="0CA326F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2" w:author="Kayser, Georgia" w:date="2025-07-15T11:03:00Z">
                  <w:rPr/>
                </w:rPrChange>
              </w:rPr>
              <w:t>5.36 (2.99)</w:t>
            </w:r>
          </w:p>
        </w:tc>
        <w:tc>
          <w:tcPr>
            <w:tcW w:w="1281" w:type="dxa"/>
            <w:vAlign w:val="bottom"/>
          </w:tcPr>
          <w:p w14:paraId="0CA326F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3" w:author="Kayser, Georgia" w:date="2025-07-15T11:03:00Z">
                  <w:rPr/>
                </w:rPrChange>
              </w:rPr>
              <w:t>6.61 (3.17)</w:t>
            </w:r>
          </w:p>
        </w:tc>
        <w:tc>
          <w:tcPr>
            <w:tcW w:w="901" w:type="dxa"/>
            <w:vAlign w:val="bottom"/>
          </w:tcPr>
          <w:p w14:paraId="0CA326F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4" w:author="Kayser, Georgia" w:date="2025-07-15T11:03:00Z">
                  <w:rPr/>
                </w:rPrChange>
              </w:rPr>
              <w:t>0.153</w:t>
            </w:r>
          </w:p>
        </w:tc>
      </w:tr>
      <w:tr w:rsidR="00B9096D" w14:paraId="0CA32701" w14:textId="77777777">
        <w:tc>
          <w:tcPr>
            <w:tcW w:w="2173" w:type="dxa"/>
            <w:vMerge/>
            <w:vAlign w:val="center"/>
          </w:tcPr>
          <w:p w14:paraId="0CA326F9" w14:textId="77777777" w:rsidR="00B9096D" w:rsidRDefault="00B9096D">
            <w:pPr>
              <w:jc w:val="center"/>
              <w:rPr>
                <w:rFonts w:cstheme="minorHAnsi"/>
                <w:color w:val="000000"/>
                <w:sz w:val="18"/>
                <w:szCs w:val="18"/>
              </w:rPr>
            </w:pPr>
          </w:p>
        </w:tc>
        <w:tc>
          <w:tcPr>
            <w:tcW w:w="1321" w:type="dxa"/>
          </w:tcPr>
          <w:p w14:paraId="0CA326F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5" w:author="Kayser, Georgia" w:date="2025-07-15T11:03:00Z">
                  <w:rPr/>
                </w:rPrChange>
              </w:rPr>
              <w:t>Spring 2016</w:t>
            </w:r>
          </w:p>
        </w:tc>
        <w:tc>
          <w:tcPr>
            <w:tcW w:w="578" w:type="dxa"/>
            <w:vAlign w:val="bottom"/>
          </w:tcPr>
          <w:p w14:paraId="0CA326F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6" w:author="Kayser, Georgia" w:date="2025-07-15T11:03:00Z">
                  <w:rPr/>
                </w:rPrChange>
              </w:rPr>
              <w:t>NA</w:t>
            </w:r>
          </w:p>
        </w:tc>
        <w:tc>
          <w:tcPr>
            <w:tcW w:w="1371" w:type="dxa"/>
            <w:vAlign w:val="bottom"/>
          </w:tcPr>
          <w:p w14:paraId="0CA326FC" w14:textId="77777777" w:rsidR="00B9096D" w:rsidRDefault="00B9096D">
            <w:pPr>
              <w:rPr>
                <w:rFonts w:cstheme="minorHAnsi"/>
                <w:color w:val="000000"/>
                <w:sz w:val="18"/>
                <w:szCs w:val="18"/>
              </w:rPr>
            </w:pPr>
          </w:p>
        </w:tc>
        <w:tc>
          <w:tcPr>
            <w:tcW w:w="1279" w:type="dxa"/>
            <w:vAlign w:val="bottom"/>
          </w:tcPr>
          <w:p w14:paraId="0CA326FD" w14:textId="77777777" w:rsidR="00B9096D" w:rsidRDefault="00B9096D">
            <w:pPr>
              <w:rPr>
                <w:rFonts w:cstheme="minorHAnsi"/>
                <w:color w:val="000000"/>
                <w:sz w:val="18"/>
                <w:szCs w:val="18"/>
              </w:rPr>
            </w:pPr>
          </w:p>
        </w:tc>
        <w:tc>
          <w:tcPr>
            <w:tcW w:w="1372" w:type="dxa"/>
            <w:vAlign w:val="bottom"/>
          </w:tcPr>
          <w:p w14:paraId="0CA326FE" w14:textId="77777777" w:rsidR="00B9096D" w:rsidRDefault="00B9096D">
            <w:pPr>
              <w:rPr>
                <w:rFonts w:cstheme="minorHAnsi"/>
                <w:color w:val="000000"/>
                <w:sz w:val="18"/>
                <w:szCs w:val="18"/>
              </w:rPr>
            </w:pPr>
          </w:p>
        </w:tc>
        <w:tc>
          <w:tcPr>
            <w:tcW w:w="1281" w:type="dxa"/>
            <w:vAlign w:val="bottom"/>
          </w:tcPr>
          <w:p w14:paraId="0CA326FF" w14:textId="77777777" w:rsidR="00B9096D" w:rsidRDefault="00B9096D">
            <w:pPr>
              <w:rPr>
                <w:rFonts w:cstheme="minorHAnsi"/>
                <w:color w:val="000000"/>
                <w:sz w:val="18"/>
                <w:szCs w:val="18"/>
              </w:rPr>
            </w:pPr>
          </w:p>
        </w:tc>
        <w:tc>
          <w:tcPr>
            <w:tcW w:w="901" w:type="dxa"/>
            <w:vAlign w:val="bottom"/>
          </w:tcPr>
          <w:p w14:paraId="0CA32700" w14:textId="77777777" w:rsidR="00B9096D" w:rsidRDefault="00B9096D">
            <w:pPr>
              <w:rPr>
                <w:rFonts w:cstheme="minorHAnsi"/>
                <w:color w:val="000000"/>
                <w:sz w:val="18"/>
                <w:szCs w:val="18"/>
              </w:rPr>
            </w:pPr>
          </w:p>
        </w:tc>
      </w:tr>
      <w:tr w:rsidR="00B9096D" w14:paraId="0CA3270A" w14:textId="77777777">
        <w:tc>
          <w:tcPr>
            <w:tcW w:w="2173" w:type="dxa"/>
            <w:vMerge/>
            <w:vAlign w:val="center"/>
          </w:tcPr>
          <w:p w14:paraId="0CA32702" w14:textId="77777777" w:rsidR="00B9096D" w:rsidRDefault="00B9096D">
            <w:pPr>
              <w:jc w:val="center"/>
              <w:rPr>
                <w:rFonts w:cstheme="minorHAnsi"/>
                <w:color w:val="000000"/>
                <w:sz w:val="18"/>
                <w:szCs w:val="18"/>
              </w:rPr>
            </w:pPr>
          </w:p>
        </w:tc>
        <w:tc>
          <w:tcPr>
            <w:tcW w:w="1321" w:type="dxa"/>
          </w:tcPr>
          <w:p w14:paraId="0CA3270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7" w:author="Kayser, Georgia" w:date="2025-07-15T11:03:00Z">
                  <w:rPr/>
                </w:rPrChange>
              </w:rPr>
              <w:t>Summer 2016</w:t>
            </w:r>
          </w:p>
        </w:tc>
        <w:tc>
          <w:tcPr>
            <w:tcW w:w="578" w:type="dxa"/>
            <w:vAlign w:val="bottom"/>
          </w:tcPr>
          <w:p w14:paraId="0CA3270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8" w:author="Kayser, Georgia" w:date="2025-07-15T11:03:00Z">
                  <w:rPr/>
                </w:rPrChange>
              </w:rPr>
              <w:t>527</w:t>
            </w:r>
          </w:p>
        </w:tc>
        <w:tc>
          <w:tcPr>
            <w:tcW w:w="1371" w:type="dxa"/>
            <w:vAlign w:val="bottom"/>
          </w:tcPr>
          <w:p w14:paraId="0CA3270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299" w:author="Kayser, Georgia" w:date="2025-07-15T11:03:00Z">
                  <w:rPr/>
                </w:rPrChange>
              </w:rPr>
              <w:t>7.95 (3.05)</w:t>
            </w:r>
          </w:p>
        </w:tc>
        <w:tc>
          <w:tcPr>
            <w:tcW w:w="1279" w:type="dxa"/>
            <w:vAlign w:val="bottom"/>
          </w:tcPr>
          <w:p w14:paraId="0CA3270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0" w:author="Kayser, Georgia" w:date="2025-07-15T11:03:00Z">
                  <w:rPr/>
                </w:rPrChange>
              </w:rPr>
              <w:t>7.41 (2.98)</w:t>
            </w:r>
          </w:p>
        </w:tc>
        <w:tc>
          <w:tcPr>
            <w:tcW w:w="1372" w:type="dxa"/>
            <w:vAlign w:val="bottom"/>
          </w:tcPr>
          <w:p w14:paraId="0CA3270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1" w:author="Kayser, Georgia" w:date="2025-07-15T11:03:00Z">
                  <w:rPr/>
                </w:rPrChange>
              </w:rPr>
              <w:t>8.31 (2.84)</w:t>
            </w:r>
          </w:p>
        </w:tc>
        <w:tc>
          <w:tcPr>
            <w:tcW w:w="1281" w:type="dxa"/>
            <w:vAlign w:val="bottom"/>
          </w:tcPr>
          <w:p w14:paraId="0CA3270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2" w:author="Kayser, Georgia" w:date="2025-07-15T11:03:00Z">
                  <w:rPr/>
                </w:rPrChange>
              </w:rPr>
              <w:t>7.27 (2.46)</w:t>
            </w:r>
          </w:p>
        </w:tc>
        <w:tc>
          <w:tcPr>
            <w:tcW w:w="901" w:type="dxa"/>
            <w:vAlign w:val="bottom"/>
          </w:tcPr>
          <w:p w14:paraId="0CA3270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3" w:author="Kayser, Georgia" w:date="2025-07-15T11:03:00Z">
                  <w:rPr/>
                </w:rPrChange>
              </w:rPr>
              <w:t>0.010*</w:t>
            </w:r>
          </w:p>
        </w:tc>
      </w:tr>
      <w:tr w:rsidR="00B9096D" w14:paraId="0CA32713" w14:textId="77777777">
        <w:tc>
          <w:tcPr>
            <w:tcW w:w="2173" w:type="dxa"/>
            <w:vMerge w:val="restart"/>
            <w:vAlign w:val="center"/>
          </w:tcPr>
          <w:p w14:paraId="0CA3270B"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304" w:author="Kayser, Georgia" w:date="2025-07-15T11:03:00Z">
                  <w:rPr/>
                </w:rPrChange>
              </w:rPr>
              <w:t>Memory for faces total score (mffts)</w:t>
            </w:r>
          </w:p>
        </w:tc>
        <w:tc>
          <w:tcPr>
            <w:tcW w:w="1321" w:type="dxa"/>
          </w:tcPr>
          <w:p w14:paraId="0CA3270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5" w:author="Kayser, Georgia" w:date="2025-07-15T11:03:00Z">
                  <w:rPr/>
                </w:rPrChange>
              </w:rPr>
              <w:t>Summer 2008</w:t>
            </w:r>
          </w:p>
        </w:tc>
        <w:tc>
          <w:tcPr>
            <w:tcW w:w="578" w:type="dxa"/>
            <w:vAlign w:val="bottom"/>
          </w:tcPr>
          <w:p w14:paraId="0CA3270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6" w:author="Kayser, Georgia" w:date="2025-07-15T11:03:00Z">
                  <w:rPr/>
                </w:rPrChange>
              </w:rPr>
              <w:t>248</w:t>
            </w:r>
          </w:p>
        </w:tc>
        <w:tc>
          <w:tcPr>
            <w:tcW w:w="1371" w:type="dxa"/>
            <w:vAlign w:val="bottom"/>
          </w:tcPr>
          <w:p w14:paraId="0CA3270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7" w:author="Kayser, Georgia" w:date="2025-07-15T11:03:00Z">
                  <w:rPr/>
                </w:rPrChange>
              </w:rPr>
              <w:t>7.33 (3.19)</w:t>
            </w:r>
          </w:p>
        </w:tc>
        <w:tc>
          <w:tcPr>
            <w:tcW w:w="1279" w:type="dxa"/>
            <w:vAlign w:val="bottom"/>
          </w:tcPr>
          <w:p w14:paraId="0CA3270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8" w:author="Kayser, Georgia" w:date="2025-07-15T11:03:00Z">
                  <w:rPr/>
                </w:rPrChange>
              </w:rPr>
              <w:t>7.61 (2.71)</w:t>
            </w:r>
          </w:p>
        </w:tc>
        <w:tc>
          <w:tcPr>
            <w:tcW w:w="1372" w:type="dxa"/>
            <w:vAlign w:val="bottom"/>
          </w:tcPr>
          <w:p w14:paraId="0CA3271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09" w:author="Kayser, Georgia" w:date="2025-07-15T11:03:00Z">
                  <w:rPr/>
                </w:rPrChange>
              </w:rPr>
              <w:t>7.12 (2.89)</w:t>
            </w:r>
          </w:p>
        </w:tc>
        <w:tc>
          <w:tcPr>
            <w:tcW w:w="1281" w:type="dxa"/>
            <w:vAlign w:val="bottom"/>
          </w:tcPr>
          <w:p w14:paraId="0CA3271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0" w:author="Kayser, Georgia" w:date="2025-07-15T11:03:00Z">
                  <w:rPr/>
                </w:rPrChange>
              </w:rPr>
              <w:t>7.68 (2.41)</w:t>
            </w:r>
          </w:p>
        </w:tc>
        <w:tc>
          <w:tcPr>
            <w:tcW w:w="901" w:type="dxa"/>
            <w:vAlign w:val="bottom"/>
          </w:tcPr>
          <w:p w14:paraId="0CA3271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1" w:author="Kayser, Georgia" w:date="2025-07-15T11:03:00Z">
                  <w:rPr/>
                </w:rPrChange>
              </w:rPr>
              <w:t>0.668</w:t>
            </w:r>
          </w:p>
        </w:tc>
      </w:tr>
      <w:tr w:rsidR="00B9096D" w14:paraId="0CA3271C" w14:textId="77777777">
        <w:tc>
          <w:tcPr>
            <w:tcW w:w="2173" w:type="dxa"/>
            <w:vMerge/>
            <w:vAlign w:val="center"/>
          </w:tcPr>
          <w:p w14:paraId="0CA32714" w14:textId="77777777" w:rsidR="00B9096D" w:rsidRDefault="00B9096D">
            <w:pPr>
              <w:jc w:val="center"/>
              <w:rPr>
                <w:rFonts w:cstheme="minorHAnsi"/>
                <w:color w:val="000000"/>
                <w:sz w:val="18"/>
                <w:szCs w:val="18"/>
              </w:rPr>
            </w:pPr>
          </w:p>
        </w:tc>
        <w:tc>
          <w:tcPr>
            <w:tcW w:w="1321" w:type="dxa"/>
          </w:tcPr>
          <w:p w14:paraId="0CA3271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2" w:author="Kayser, Georgia" w:date="2025-07-15T11:03:00Z">
                  <w:rPr/>
                </w:rPrChange>
              </w:rPr>
              <w:t>Spring 2016</w:t>
            </w:r>
          </w:p>
        </w:tc>
        <w:tc>
          <w:tcPr>
            <w:tcW w:w="578" w:type="dxa"/>
            <w:vAlign w:val="bottom"/>
          </w:tcPr>
          <w:p w14:paraId="0CA3271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3" w:author="Kayser, Georgia" w:date="2025-07-15T11:03:00Z">
                  <w:rPr/>
                </w:rPrChange>
              </w:rPr>
              <w:t>NA</w:t>
            </w:r>
          </w:p>
        </w:tc>
        <w:tc>
          <w:tcPr>
            <w:tcW w:w="1371" w:type="dxa"/>
            <w:vAlign w:val="bottom"/>
          </w:tcPr>
          <w:p w14:paraId="0CA32717" w14:textId="77777777" w:rsidR="00B9096D" w:rsidRDefault="00B9096D">
            <w:pPr>
              <w:rPr>
                <w:rFonts w:cstheme="minorHAnsi"/>
                <w:color w:val="000000"/>
                <w:sz w:val="18"/>
                <w:szCs w:val="18"/>
              </w:rPr>
            </w:pPr>
          </w:p>
        </w:tc>
        <w:tc>
          <w:tcPr>
            <w:tcW w:w="1279" w:type="dxa"/>
            <w:vAlign w:val="bottom"/>
          </w:tcPr>
          <w:p w14:paraId="0CA32718" w14:textId="77777777" w:rsidR="00B9096D" w:rsidRDefault="00B9096D">
            <w:pPr>
              <w:rPr>
                <w:rFonts w:cstheme="minorHAnsi"/>
                <w:color w:val="000000"/>
                <w:sz w:val="18"/>
                <w:szCs w:val="18"/>
              </w:rPr>
            </w:pPr>
          </w:p>
        </w:tc>
        <w:tc>
          <w:tcPr>
            <w:tcW w:w="1372" w:type="dxa"/>
            <w:vAlign w:val="bottom"/>
          </w:tcPr>
          <w:p w14:paraId="0CA32719" w14:textId="77777777" w:rsidR="00B9096D" w:rsidRDefault="00B9096D">
            <w:pPr>
              <w:rPr>
                <w:rFonts w:cstheme="minorHAnsi"/>
                <w:color w:val="000000"/>
                <w:sz w:val="18"/>
                <w:szCs w:val="18"/>
              </w:rPr>
            </w:pPr>
          </w:p>
        </w:tc>
        <w:tc>
          <w:tcPr>
            <w:tcW w:w="1281" w:type="dxa"/>
            <w:vAlign w:val="bottom"/>
          </w:tcPr>
          <w:p w14:paraId="0CA3271A" w14:textId="77777777" w:rsidR="00B9096D" w:rsidRDefault="00B9096D">
            <w:pPr>
              <w:rPr>
                <w:rFonts w:cstheme="minorHAnsi"/>
                <w:color w:val="000000"/>
                <w:sz w:val="18"/>
                <w:szCs w:val="18"/>
              </w:rPr>
            </w:pPr>
          </w:p>
        </w:tc>
        <w:tc>
          <w:tcPr>
            <w:tcW w:w="901" w:type="dxa"/>
            <w:vAlign w:val="bottom"/>
          </w:tcPr>
          <w:p w14:paraId="0CA3271B" w14:textId="77777777" w:rsidR="00B9096D" w:rsidRDefault="00B9096D">
            <w:pPr>
              <w:rPr>
                <w:rFonts w:cstheme="minorHAnsi"/>
                <w:color w:val="000000"/>
                <w:sz w:val="18"/>
                <w:szCs w:val="18"/>
              </w:rPr>
            </w:pPr>
          </w:p>
        </w:tc>
      </w:tr>
      <w:tr w:rsidR="00B9096D" w14:paraId="0CA32725" w14:textId="77777777">
        <w:tc>
          <w:tcPr>
            <w:tcW w:w="2173" w:type="dxa"/>
            <w:vMerge/>
            <w:vAlign w:val="center"/>
          </w:tcPr>
          <w:p w14:paraId="0CA3271D" w14:textId="77777777" w:rsidR="00B9096D" w:rsidRDefault="00B9096D">
            <w:pPr>
              <w:jc w:val="center"/>
              <w:rPr>
                <w:rFonts w:cstheme="minorHAnsi"/>
                <w:color w:val="000000"/>
                <w:sz w:val="18"/>
                <w:szCs w:val="18"/>
              </w:rPr>
            </w:pPr>
          </w:p>
        </w:tc>
        <w:tc>
          <w:tcPr>
            <w:tcW w:w="1321" w:type="dxa"/>
          </w:tcPr>
          <w:p w14:paraId="0CA3271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4" w:author="Kayser, Georgia" w:date="2025-07-15T11:03:00Z">
                  <w:rPr/>
                </w:rPrChange>
              </w:rPr>
              <w:t>Summer 2016</w:t>
            </w:r>
          </w:p>
        </w:tc>
        <w:tc>
          <w:tcPr>
            <w:tcW w:w="578" w:type="dxa"/>
            <w:vAlign w:val="bottom"/>
          </w:tcPr>
          <w:p w14:paraId="0CA3271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5" w:author="Kayser, Georgia" w:date="2025-07-15T11:03:00Z">
                  <w:rPr/>
                </w:rPrChange>
              </w:rPr>
              <w:t>527</w:t>
            </w:r>
          </w:p>
        </w:tc>
        <w:tc>
          <w:tcPr>
            <w:tcW w:w="1371" w:type="dxa"/>
            <w:vAlign w:val="bottom"/>
          </w:tcPr>
          <w:p w14:paraId="0CA3272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6" w:author="Kayser, Georgia" w:date="2025-07-15T11:03:00Z">
                  <w:rPr/>
                </w:rPrChange>
              </w:rPr>
              <w:t>7.99 (2.61)</w:t>
            </w:r>
          </w:p>
        </w:tc>
        <w:tc>
          <w:tcPr>
            <w:tcW w:w="1279" w:type="dxa"/>
            <w:vAlign w:val="bottom"/>
          </w:tcPr>
          <w:p w14:paraId="0CA3272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7" w:author="Kayser, Georgia" w:date="2025-07-15T11:03:00Z">
                  <w:rPr/>
                </w:rPrChange>
              </w:rPr>
              <w:t>8.20 (3.12)</w:t>
            </w:r>
          </w:p>
        </w:tc>
        <w:tc>
          <w:tcPr>
            <w:tcW w:w="1372" w:type="dxa"/>
            <w:vAlign w:val="bottom"/>
          </w:tcPr>
          <w:p w14:paraId="0CA3272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8" w:author="Kayser, Georgia" w:date="2025-07-15T11:03:00Z">
                  <w:rPr/>
                </w:rPrChange>
              </w:rPr>
              <w:t>8.11 (2.31)</w:t>
            </w:r>
          </w:p>
        </w:tc>
        <w:tc>
          <w:tcPr>
            <w:tcW w:w="1281" w:type="dxa"/>
            <w:vAlign w:val="bottom"/>
          </w:tcPr>
          <w:p w14:paraId="0CA3272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19" w:author="Kayser, Georgia" w:date="2025-07-15T11:03:00Z">
                  <w:rPr/>
                </w:rPrChange>
              </w:rPr>
              <w:t>8.33 (2.66)</w:t>
            </w:r>
          </w:p>
        </w:tc>
        <w:tc>
          <w:tcPr>
            <w:tcW w:w="901" w:type="dxa"/>
            <w:vAlign w:val="bottom"/>
          </w:tcPr>
          <w:p w14:paraId="0CA3272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0" w:author="Kayser, Georgia" w:date="2025-07-15T11:03:00Z">
                  <w:rPr/>
                </w:rPrChange>
              </w:rPr>
              <w:t>0.780</w:t>
            </w:r>
          </w:p>
        </w:tc>
      </w:tr>
      <w:tr w:rsidR="00B9096D" w14:paraId="0CA3272E" w14:textId="77777777">
        <w:tc>
          <w:tcPr>
            <w:tcW w:w="2173" w:type="dxa"/>
            <w:vMerge w:val="restart"/>
            <w:vAlign w:val="center"/>
          </w:tcPr>
          <w:p w14:paraId="0CA32726"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321" w:author="Kayser, Georgia" w:date="2025-07-15T11:03:00Z">
                  <w:rPr/>
                </w:rPrChange>
              </w:rPr>
              <w:t>Memory for faces delayed total score (mffdts)</w:t>
            </w:r>
          </w:p>
        </w:tc>
        <w:tc>
          <w:tcPr>
            <w:tcW w:w="1321" w:type="dxa"/>
          </w:tcPr>
          <w:p w14:paraId="0CA3272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2" w:author="Kayser, Georgia" w:date="2025-07-15T11:03:00Z">
                  <w:rPr/>
                </w:rPrChange>
              </w:rPr>
              <w:t>Summer 2008</w:t>
            </w:r>
          </w:p>
        </w:tc>
        <w:tc>
          <w:tcPr>
            <w:tcW w:w="578" w:type="dxa"/>
            <w:vAlign w:val="bottom"/>
          </w:tcPr>
          <w:p w14:paraId="0CA3272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3" w:author="Kayser, Georgia" w:date="2025-07-15T11:03:00Z">
                  <w:rPr/>
                </w:rPrChange>
              </w:rPr>
              <w:t>246</w:t>
            </w:r>
          </w:p>
        </w:tc>
        <w:tc>
          <w:tcPr>
            <w:tcW w:w="1371" w:type="dxa"/>
            <w:vAlign w:val="bottom"/>
          </w:tcPr>
          <w:p w14:paraId="0CA3272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4" w:author="Kayser, Georgia" w:date="2025-07-15T11:03:00Z">
                  <w:rPr/>
                </w:rPrChange>
              </w:rPr>
              <w:t>8.45 (2.84)</w:t>
            </w:r>
          </w:p>
        </w:tc>
        <w:tc>
          <w:tcPr>
            <w:tcW w:w="1279" w:type="dxa"/>
            <w:vAlign w:val="bottom"/>
          </w:tcPr>
          <w:p w14:paraId="0CA3272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5" w:author="Kayser, Georgia" w:date="2025-07-15T11:03:00Z">
                  <w:rPr/>
                </w:rPrChange>
              </w:rPr>
              <w:t>8.76 (3.24)</w:t>
            </w:r>
          </w:p>
        </w:tc>
        <w:tc>
          <w:tcPr>
            <w:tcW w:w="1372" w:type="dxa"/>
            <w:vAlign w:val="bottom"/>
          </w:tcPr>
          <w:p w14:paraId="0CA3272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6" w:author="Kayser, Georgia" w:date="2025-07-15T11:03:00Z">
                  <w:rPr/>
                </w:rPrChange>
              </w:rPr>
              <w:t>8.94 (2.81)</w:t>
            </w:r>
          </w:p>
        </w:tc>
        <w:tc>
          <w:tcPr>
            <w:tcW w:w="1281" w:type="dxa"/>
            <w:vAlign w:val="bottom"/>
          </w:tcPr>
          <w:p w14:paraId="0CA3272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7" w:author="Kayser, Georgia" w:date="2025-07-15T11:03:00Z">
                  <w:rPr/>
                </w:rPrChange>
              </w:rPr>
              <w:t>8.58 (2.95)</w:t>
            </w:r>
          </w:p>
        </w:tc>
        <w:tc>
          <w:tcPr>
            <w:tcW w:w="901" w:type="dxa"/>
            <w:vAlign w:val="bottom"/>
          </w:tcPr>
          <w:p w14:paraId="0CA3272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8" w:author="Kayser, Georgia" w:date="2025-07-15T11:03:00Z">
                  <w:rPr/>
                </w:rPrChange>
              </w:rPr>
              <w:t>0.813</w:t>
            </w:r>
          </w:p>
        </w:tc>
      </w:tr>
      <w:tr w:rsidR="00B9096D" w14:paraId="0CA32737" w14:textId="77777777">
        <w:tc>
          <w:tcPr>
            <w:tcW w:w="2173" w:type="dxa"/>
            <w:vMerge/>
            <w:vAlign w:val="center"/>
          </w:tcPr>
          <w:p w14:paraId="0CA3272F" w14:textId="77777777" w:rsidR="00B9096D" w:rsidRDefault="00B9096D">
            <w:pPr>
              <w:jc w:val="center"/>
              <w:rPr>
                <w:rFonts w:cstheme="minorHAnsi"/>
                <w:color w:val="000000"/>
                <w:sz w:val="18"/>
                <w:szCs w:val="18"/>
              </w:rPr>
            </w:pPr>
          </w:p>
        </w:tc>
        <w:tc>
          <w:tcPr>
            <w:tcW w:w="1321" w:type="dxa"/>
          </w:tcPr>
          <w:p w14:paraId="0CA3273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29" w:author="Kayser, Georgia" w:date="2025-07-15T11:03:00Z">
                  <w:rPr/>
                </w:rPrChange>
              </w:rPr>
              <w:t>Spring 2016</w:t>
            </w:r>
          </w:p>
        </w:tc>
        <w:tc>
          <w:tcPr>
            <w:tcW w:w="578" w:type="dxa"/>
            <w:vAlign w:val="bottom"/>
          </w:tcPr>
          <w:p w14:paraId="0CA3273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0" w:author="Kayser, Georgia" w:date="2025-07-15T11:03:00Z">
                  <w:rPr/>
                </w:rPrChange>
              </w:rPr>
              <w:t>NA</w:t>
            </w:r>
          </w:p>
        </w:tc>
        <w:tc>
          <w:tcPr>
            <w:tcW w:w="1371" w:type="dxa"/>
            <w:vAlign w:val="bottom"/>
          </w:tcPr>
          <w:p w14:paraId="0CA32732" w14:textId="77777777" w:rsidR="00B9096D" w:rsidRDefault="00B9096D">
            <w:pPr>
              <w:rPr>
                <w:rFonts w:cstheme="minorHAnsi"/>
                <w:color w:val="000000"/>
                <w:sz w:val="18"/>
                <w:szCs w:val="18"/>
              </w:rPr>
            </w:pPr>
          </w:p>
        </w:tc>
        <w:tc>
          <w:tcPr>
            <w:tcW w:w="1279" w:type="dxa"/>
            <w:vAlign w:val="bottom"/>
          </w:tcPr>
          <w:p w14:paraId="0CA32733" w14:textId="77777777" w:rsidR="00B9096D" w:rsidRDefault="00B9096D">
            <w:pPr>
              <w:rPr>
                <w:rFonts w:cstheme="minorHAnsi"/>
                <w:color w:val="000000"/>
                <w:sz w:val="18"/>
                <w:szCs w:val="18"/>
              </w:rPr>
            </w:pPr>
          </w:p>
        </w:tc>
        <w:tc>
          <w:tcPr>
            <w:tcW w:w="1372" w:type="dxa"/>
            <w:vAlign w:val="bottom"/>
          </w:tcPr>
          <w:p w14:paraId="0CA32734" w14:textId="77777777" w:rsidR="00B9096D" w:rsidRDefault="00B9096D">
            <w:pPr>
              <w:rPr>
                <w:rFonts w:cstheme="minorHAnsi"/>
                <w:color w:val="000000"/>
                <w:sz w:val="18"/>
                <w:szCs w:val="18"/>
              </w:rPr>
            </w:pPr>
          </w:p>
        </w:tc>
        <w:tc>
          <w:tcPr>
            <w:tcW w:w="1281" w:type="dxa"/>
            <w:vAlign w:val="bottom"/>
          </w:tcPr>
          <w:p w14:paraId="0CA32735" w14:textId="77777777" w:rsidR="00B9096D" w:rsidRDefault="00B9096D">
            <w:pPr>
              <w:rPr>
                <w:rFonts w:cstheme="minorHAnsi"/>
                <w:color w:val="000000"/>
                <w:sz w:val="18"/>
                <w:szCs w:val="18"/>
              </w:rPr>
            </w:pPr>
          </w:p>
        </w:tc>
        <w:tc>
          <w:tcPr>
            <w:tcW w:w="901" w:type="dxa"/>
            <w:vAlign w:val="bottom"/>
          </w:tcPr>
          <w:p w14:paraId="0CA32736" w14:textId="77777777" w:rsidR="00B9096D" w:rsidRDefault="00B9096D">
            <w:pPr>
              <w:rPr>
                <w:rFonts w:cstheme="minorHAnsi"/>
                <w:color w:val="000000"/>
                <w:sz w:val="18"/>
                <w:szCs w:val="18"/>
              </w:rPr>
            </w:pPr>
          </w:p>
        </w:tc>
      </w:tr>
      <w:tr w:rsidR="00B9096D" w14:paraId="0CA32740" w14:textId="77777777">
        <w:tc>
          <w:tcPr>
            <w:tcW w:w="2173" w:type="dxa"/>
            <w:vMerge/>
            <w:vAlign w:val="center"/>
          </w:tcPr>
          <w:p w14:paraId="0CA32738" w14:textId="77777777" w:rsidR="00B9096D" w:rsidRDefault="00B9096D">
            <w:pPr>
              <w:jc w:val="center"/>
              <w:rPr>
                <w:rFonts w:cstheme="minorHAnsi"/>
                <w:color w:val="000000"/>
                <w:sz w:val="18"/>
                <w:szCs w:val="18"/>
              </w:rPr>
            </w:pPr>
          </w:p>
        </w:tc>
        <w:tc>
          <w:tcPr>
            <w:tcW w:w="1321" w:type="dxa"/>
          </w:tcPr>
          <w:p w14:paraId="0CA3273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1" w:author="Kayser, Georgia" w:date="2025-07-15T11:03:00Z">
                  <w:rPr/>
                </w:rPrChange>
              </w:rPr>
              <w:t>Summer 2016</w:t>
            </w:r>
          </w:p>
        </w:tc>
        <w:tc>
          <w:tcPr>
            <w:tcW w:w="578" w:type="dxa"/>
            <w:vAlign w:val="bottom"/>
          </w:tcPr>
          <w:p w14:paraId="0CA3273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2" w:author="Kayser, Georgia" w:date="2025-07-15T11:03:00Z">
                  <w:rPr/>
                </w:rPrChange>
              </w:rPr>
              <w:t>527</w:t>
            </w:r>
          </w:p>
        </w:tc>
        <w:tc>
          <w:tcPr>
            <w:tcW w:w="1371" w:type="dxa"/>
            <w:vAlign w:val="bottom"/>
          </w:tcPr>
          <w:p w14:paraId="0CA3273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3" w:author="Kayser, Georgia" w:date="2025-07-15T11:03:00Z">
                  <w:rPr/>
                </w:rPrChange>
              </w:rPr>
              <w:t>8.36 (2.81)</w:t>
            </w:r>
          </w:p>
        </w:tc>
        <w:tc>
          <w:tcPr>
            <w:tcW w:w="1279" w:type="dxa"/>
            <w:vAlign w:val="bottom"/>
          </w:tcPr>
          <w:p w14:paraId="0CA3273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4" w:author="Kayser, Georgia" w:date="2025-07-15T11:03:00Z">
                  <w:rPr/>
                </w:rPrChange>
              </w:rPr>
              <w:t>8.81 (2.79)</w:t>
            </w:r>
          </w:p>
        </w:tc>
        <w:tc>
          <w:tcPr>
            <w:tcW w:w="1372" w:type="dxa"/>
            <w:vAlign w:val="bottom"/>
          </w:tcPr>
          <w:p w14:paraId="0CA3273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5" w:author="Kayser, Georgia" w:date="2025-07-15T11:03:00Z">
                  <w:rPr/>
                </w:rPrChange>
              </w:rPr>
              <w:t>8.08 (2.69)</w:t>
            </w:r>
          </w:p>
        </w:tc>
        <w:tc>
          <w:tcPr>
            <w:tcW w:w="1281" w:type="dxa"/>
            <w:vAlign w:val="bottom"/>
          </w:tcPr>
          <w:p w14:paraId="0CA3273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6" w:author="Kayser, Georgia" w:date="2025-07-15T11:03:00Z">
                  <w:rPr/>
                </w:rPrChange>
              </w:rPr>
              <w:t>8.51 (2.83)</w:t>
            </w:r>
          </w:p>
        </w:tc>
        <w:tc>
          <w:tcPr>
            <w:tcW w:w="901" w:type="dxa"/>
            <w:vAlign w:val="bottom"/>
          </w:tcPr>
          <w:p w14:paraId="0CA3273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7" w:author="Kayser, Georgia" w:date="2025-07-15T11:03:00Z">
                  <w:rPr/>
                </w:rPrChange>
              </w:rPr>
              <w:t>0.192</w:t>
            </w:r>
          </w:p>
        </w:tc>
      </w:tr>
      <w:tr w:rsidR="00B9096D" w14:paraId="0CA32749" w14:textId="77777777">
        <w:tc>
          <w:tcPr>
            <w:tcW w:w="2173" w:type="dxa"/>
            <w:vMerge w:val="restart"/>
            <w:vAlign w:val="center"/>
          </w:tcPr>
          <w:p w14:paraId="0CA32741"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338" w:author="Kayser, Georgia" w:date="2025-07-15T11:03:00Z">
                  <w:rPr/>
                </w:rPrChange>
              </w:rPr>
              <w:t>Design copying process total score (dcgts)</w:t>
            </w:r>
          </w:p>
        </w:tc>
        <w:tc>
          <w:tcPr>
            <w:tcW w:w="1321" w:type="dxa"/>
          </w:tcPr>
          <w:p w14:paraId="0CA3274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39" w:author="Kayser, Georgia" w:date="2025-07-15T11:03:00Z">
                  <w:rPr/>
                </w:rPrChange>
              </w:rPr>
              <w:t>Summer 2008</w:t>
            </w:r>
          </w:p>
        </w:tc>
        <w:tc>
          <w:tcPr>
            <w:tcW w:w="578" w:type="dxa"/>
            <w:vAlign w:val="bottom"/>
          </w:tcPr>
          <w:p w14:paraId="0CA3274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0" w:author="Kayser, Georgia" w:date="2025-07-15T11:03:00Z">
                  <w:rPr/>
                </w:rPrChange>
              </w:rPr>
              <w:t>295</w:t>
            </w:r>
          </w:p>
        </w:tc>
        <w:tc>
          <w:tcPr>
            <w:tcW w:w="1371" w:type="dxa"/>
            <w:vAlign w:val="bottom"/>
          </w:tcPr>
          <w:p w14:paraId="0CA3274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1" w:author="Kayser, Georgia" w:date="2025-07-15T11:03:00Z">
                  <w:rPr/>
                </w:rPrChange>
              </w:rPr>
              <w:t>10.00 (4.84)</w:t>
            </w:r>
          </w:p>
        </w:tc>
        <w:tc>
          <w:tcPr>
            <w:tcW w:w="1279" w:type="dxa"/>
            <w:vAlign w:val="bottom"/>
          </w:tcPr>
          <w:p w14:paraId="0CA3274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2" w:author="Kayser, Georgia" w:date="2025-07-15T11:03:00Z">
                  <w:rPr/>
                </w:rPrChange>
              </w:rPr>
              <w:t>10.74 (4.88)</w:t>
            </w:r>
          </w:p>
        </w:tc>
        <w:tc>
          <w:tcPr>
            <w:tcW w:w="1372" w:type="dxa"/>
            <w:vAlign w:val="bottom"/>
          </w:tcPr>
          <w:p w14:paraId="0CA3274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3" w:author="Kayser, Georgia" w:date="2025-07-15T11:03:00Z">
                  <w:rPr/>
                </w:rPrChange>
              </w:rPr>
              <w:t>11.74 (4.78)</w:t>
            </w:r>
          </w:p>
        </w:tc>
        <w:tc>
          <w:tcPr>
            <w:tcW w:w="1281" w:type="dxa"/>
            <w:vAlign w:val="bottom"/>
          </w:tcPr>
          <w:p w14:paraId="0CA3274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4" w:author="Kayser, Georgia" w:date="2025-07-15T11:03:00Z">
                  <w:rPr/>
                </w:rPrChange>
              </w:rPr>
              <w:t>10.26 (5.01)</w:t>
            </w:r>
          </w:p>
        </w:tc>
        <w:tc>
          <w:tcPr>
            <w:tcW w:w="901" w:type="dxa"/>
            <w:vAlign w:val="bottom"/>
          </w:tcPr>
          <w:p w14:paraId="0CA3274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5" w:author="Kayser, Georgia" w:date="2025-07-15T11:03:00Z">
                  <w:rPr/>
                </w:rPrChange>
              </w:rPr>
              <w:t>0.149</w:t>
            </w:r>
          </w:p>
        </w:tc>
      </w:tr>
      <w:tr w:rsidR="00B9096D" w14:paraId="0CA32752" w14:textId="77777777">
        <w:tc>
          <w:tcPr>
            <w:tcW w:w="2173" w:type="dxa"/>
            <w:vMerge/>
            <w:vAlign w:val="center"/>
          </w:tcPr>
          <w:p w14:paraId="0CA3274A" w14:textId="77777777" w:rsidR="00B9096D" w:rsidRDefault="00B9096D">
            <w:pPr>
              <w:jc w:val="center"/>
              <w:rPr>
                <w:rFonts w:cstheme="minorHAnsi"/>
                <w:color w:val="000000"/>
                <w:sz w:val="18"/>
                <w:szCs w:val="18"/>
              </w:rPr>
            </w:pPr>
          </w:p>
        </w:tc>
        <w:tc>
          <w:tcPr>
            <w:tcW w:w="1321" w:type="dxa"/>
          </w:tcPr>
          <w:p w14:paraId="0CA3274B"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6" w:author="Kayser, Georgia" w:date="2025-07-15T11:03:00Z">
                  <w:rPr/>
                </w:rPrChange>
              </w:rPr>
              <w:t>Spring 2016</w:t>
            </w:r>
          </w:p>
        </w:tc>
        <w:tc>
          <w:tcPr>
            <w:tcW w:w="578" w:type="dxa"/>
            <w:vAlign w:val="bottom"/>
          </w:tcPr>
          <w:p w14:paraId="0CA3274C"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7" w:author="Kayser, Georgia" w:date="2025-07-15T11:03:00Z">
                  <w:rPr/>
                </w:rPrChange>
              </w:rPr>
              <w:t>NA</w:t>
            </w:r>
          </w:p>
        </w:tc>
        <w:tc>
          <w:tcPr>
            <w:tcW w:w="1371" w:type="dxa"/>
            <w:vAlign w:val="bottom"/>
          </w:tcPr>
          <w:p w14:paraId="0CA3274D" w14:textId="77777777" w:rsidR="00B9096D" w:rsidRDefault="00B9096D">
            <w:pPr>
              <w:rPr>
                <w:rFonts w:cstheme="minorHAnsi"/>
                <w:color w:val="000000"/>
                <w:sz w:val="18"/>
                <w:szCs w:val="18"/>
              </w:rPr>
            </w:pPr>
          </w:p>
        </w:tc>
        <w:tc>
          <w:tcPr>
            <w:tcW w:w="1279" w:type="dxa"/>
            <w:vAlign w:val="bottom"/>
          </w:tcPr>
          <w:p w14:paraId="0CA3274E" w14:textId="77777777" w:rsidR="00B9096D" w:rsidRDefault="00B9096D">
            <w:pPr>
              <w:rPr>
                <w:rFonts w:cstheme="minorHAnsi"/>
                <w:color w:val="000000"/>
                <w:sz w:val="18"/>
                <w:szCs w:val="18"/>
              </w:rPr>
            </w:pPr>
          </w:p>
        </w:tc>
        <w:tc>
          <w:tcPr>
            <w:tcW w:w="1372" w:type="dxa"/>
            <w:vAlign w:val="bottom"/>
          </w:tcPr>
          <w:p w14:paraId="0CA3274F" w14:textId="77777777" w:rsidR="00B9096D" w:rsidRDefault="00B9096D">
            <w:pPr>
              <w:rPr>
                <w:rFonts w:cstheme="minorHAnsi"/>
                <w:color w:val="000000"/>
                <w:sz w:val="18"/>
                <w:szCs w:val="18"/>
              </w:rPr>
            </w:pPr>
          </w:p>
        </w:tc>
        <w:tc>
          <w:tcPr>
            <w:tcW w:w="1281" w:type="dxa"/>
            <w:vAlign w:val="bottom"/>
          </w:tcPr>
          <w:p w14:paraId="0CA32750" w14:textId="77777777" w:rsidR="00B9096D" w:rsidRDefault="00B9096D">
            <w:pPr>
              <w:rPr>
                <w:rFonts w:cstheme="minorHAnsi"/>
                <w:color w:val="000000"/>
                <w:sz w:val="18"/>
                <w:szCs w:val="18"/>
              </w:rPr>
            </w:pPr>
          </w:p>
        </w:tc>
        <w:tc>
          <w:tcPr>
            <w:tcW w:w="901" w:type="dxa"/>
            <w:vAlign w:val="bottom"/>
          </w:tcPr>
          <w:p w14:paraId="0CA32751" w14:textId="77777777" w:rsidR="00B9096D" w:rsidRDefault="00B9096D">
            <w:pPr>
              <w:rPr>
                <w:rFonts w:cstheme="minorHAnsi"/>
                <w:color w:val="000000"/>
                <w:sz w:val="18"/>
                <w:szCs w:val="18"/>
              </w:rPr>
            </w:pPr>
          </w:p>
        </w:tc>
      </w:tr>
      <w:tr w:rsidR="00B9096D" w14:paraId="0CA3275B" w14:textId="77777777">
        <w:tc>
          <w:tcPr>
            <w:tcW w:w="2173" w:type="dxa"/>
            <w:vMerge/>
            <w:vAlign w:val="center"/>
          </w:tcPr>
          <w:p w14:paraId="0CA32753" w14:textId="77777777" w:rsidR="00B9096D" w:rsidRDefault="00B9096D">
            <w:pPr>
              <w:jc w:val="center"/>
              <w:rPr>
                <w:rFonts w:cstheme="minorHAnsi"/>
                <w:color w:val="000000"/>
                <w:sz w:val="18"/>
                <w:szCs w:val="18"/>
              </w:rPr>
            </w:pPr>
          </w:p>
        </w:tc>
        <w:tc>
          <w:tcPr>
            <w:tcW w:w="1321" w:type="dxa"/>
          </w:tcPr>
          <w:p w14:paraId="0CA3275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8" w:author="Kayser, Georgia" w:date="2025-07-15T11:03:00Z">
                  <w:rPr/>
                </w:rPrChange>
              </w:rPr>
              <w:t>Summer 2016</w:t>
            </w:r>
          </w:p>
        </w:tc>
        <w:tc>
          <w:tcPr>
            <w:tcW w:w="578" w:type="dxa"/>
            <w:vAlign w:val="bottom"/>
          </w:tcPr>
          <w:p w14:paraId="0CA3275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49" w:author="Kayser, Georgia" w:date="2025-07-15T11:03:00Z">
                  <w:rPr/>
                </w:rPrChange>
              </w:rPr>
              <w:t>527</w:t>
            </w:r>
          </w:p>
        </w:tc>
        <w:tc>
          <w:tcPr>
            <w:tcW w:w="1371" w:type="dxa"/>
            <w:vAlign w:val="bottom"/>
          </w:tcPr>
          <w:p w14:paraId="0CA3275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0" w:author="Kayser, Georgia" w:date="2025-07-15T11:03:00Z">
                  <w:rPr/>
                </w:rPrChange>
              </w:rPr>
              <w:t>9.78 (3.29)</w:t>
            </w:r>
          </w:p>
        </w:tc>
        <w:tc>
          <w:tcPr>
            <w:tcW w:w="1279" w:type="dxa"/>
            <w:vAlign w:val="bottom"/>
          </w:tcPr>
          <w:p w14:paraId="0CA3275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1" w:author="Kayser, Georgia" w:date="2025-07-15T11:03:00Z">
                  <w:rPr/>
                </w:rPrChange>
              </w:rPr>
              <w:t>9.43 (3.75)</w:t>
            </w:r>
          </w:p>
        </w:tc>
        <w:tc>
          <w:tcPr>
            <w:tcW w:w="1372" w:type="dxa"/>
            <w:vAlign w:val="bottom"/>
          </w:tcPr>
          <w:p w14:paraId="0CA32758"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2" w:author="Kayser, Georgia" w:date="2025-07-15T11:03:00Z">
                  <w:rPr/>
                </w:rPrChange>
              </w:rPr>
              <w:t>9.20 (3.82)</w:t>
            </w:r>
          </w:p>
        </w:tc>
        <w:tc>
          <w:tcPr>
            <w:tcW w:w="1281" w:type="dxa"/>
            <w:vAlign w:val="bottom"/>
          </w:tcPr>
          <w:p w14:paraId="0CA32759"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3" w:author="Kayser, Georgia" w:date="2025-07-15T11:03:00Z">
                  <w:rPr/>
                </w:rPrChange>
              </w:rPr>
              <w:t>9.71 (3.44)</w:t>
            </w:r>
          </w:p>
        </w:tc>
        <w:tc>
          <w:tcPr>
            <w:tcW w:w="901" w:type="dxa"/>
            <w:vAlign w:val="bottom"/>
          </w:tcPr>
          <w:p w14:paraId="0CA3275A"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4" w:author="Kayser, Georgia" w:date="2025-07-15T11:03:00Z">
                  <w:rPr/>
                </w:rPrChange>
              </w:rPr>
              <w:t>0.531</w:t>
            </w:r>
          </w:p>
        </w:tc>
      </w:tr>
      <w:tr w:rsidR="00B9096D" w14:paraId="0CA32764" w14:textId="77777777">
        <w:tc>
          <w:tcPr>
            <w:tcW w:w="2173" w:type="dxa"/>
            <w:vMerge w:val="restart"/>
            <w:vAlign w:val="center"/>
          </w:tcPr>
          <w:p w14:paraId="0CA3275C" w14:textId="77777777" w:rsidR="00B9096D" w:rsidRDefault="00000000">
            <w:pPr>
              <w:jc w:val="center"/>
              <w:rPr>
                <w:rFonts w:cstheme="minorHAnsi"/>
                <w:color w:val="000000"/>
                <w:sz w:val="18"/>
                <w:szCs w:val="18"/>
              </w:rPr>
            </w:pPr>
            <w:r>
              <w:rPr>
                <w:rFonts w:ascii="Calibri" w:eastAsia="DengXian" w:hAnsi="Calibri" w:cstheme="minorHAnsi"/>
                <w:color w:val="000000"/>
                <w:sz w:val="18"/>
                <w:szCs w:val="18"/>
                <w:lang w:eastAsia="ko-KR"/>
                <w:rPrChange w:id="1355" w:author="Kayser, Georgia" w:date="2025-07-15T11:03:00Z">
                  <w:rPr/>
                </w:rPrChange>
              </w:rPr>
              <w:t>Geometric puzzles total score (gpts)</w:t>
            </w:r>
          </w:p>
        </w:tc>
        <w:tc>
          <w:tcPr>
            <w:tcW w:w="1321" w:type="dxa"/>
          </w:tcPr>
          <w:p w14:paraId="0CA3275D"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6" w:author="Kayser, Georgia" w:date="2025-07-15T11:03:00Z">
                  <w:rPr/>
                </w:rPrChange>
              </w:rPr>
              <w:t>Summer 2008</w:t>
            </w:r>
          </w:p>
        </w:tc>
        <w:tc>
          <w:tcPr>
            <w:tcW w:w="578" w:type="dxa"/>
            <w:vAlign w:val="bottom"/>
          </w:tcPr>
          <w:p w14:paraId="0CA3275E"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7" w:author="Kayser, Georgia" w:date="2025-07-15T11:03:00Z">
                  <w:rPr/>
                </w:rPrChange>
              </w:rPr>
              <w:t>306</w:t>
            </w:r>
          </w:p>
        </w:tc>
        <w:tc>
          <w:tcPr>
            <w:tcW w:w="1371" w:type="dxa"/>
            <w:vAlign w:val="bottom"/>
          </w:tcPr>
          <w:p w14:paraId="0CA3275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8" w:author="Kayser, Georgia" w:date="2025-07-15T11:03:00Z">
                  <w:rPr/>
                </w:rPrChange>
              </w:rPr>
              <w:t>8.88 (3.93)</w:t>
            </w:r>
          </w:p>
        </w:tc>
        <w:tc>
          <w:tcPr>
            <w:tcW w:w="1279" w:type="dxa"/>
            <w:vAlign w:val="bottom"/>
          </w:tcPr>
          <w:p w14:paraId="0CA3276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59" w:author="Kayser, Georgia" w:date="2025-07-15T11:03:00Z">
                  <w:rPr/>
                </w:rPrChange>
              </w:rPr>
              <w:t>8.74 (2.83)</w:t>
            </w:r>
          </w:p>
        </w:tc>
        <w:tc>
          <w:tcPr>
            <w:tcW w:w="1372" w:type="dxa"/>
            <w:vAlign w:val="bottom"/>
          </w:tcPr>
          <w:p w14:paraId="0CA3276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0" w:author="Kayser, Georgia" w:date="2025-07-15T11:03:00Z">
                  <w:rPr/>
                </w:rPrChange>
              </w:rPr>
              <w:t>8.38 (3.06)</w:t>
            </w:r>
          </w:p>
        </w:tc>
        <w:tc>
          <w:tcPr>
            <w:tcW w:w="1281" w:type="dxa"/>
            <w:vAlign w:val="bottom"/>
          </w:tcPr>
          <w:p w14:paraId="0CA3276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1" w:author="Kayser, Georgia" w:date="2025-07-15T11:03:00Z">
                  <w:rPr/>
                </w:rPrChange>
              </w:rPr>
              <w:t>8.18 (2.96)</w:t>
            </w:r>
          </w:p>
        </w:tc>
        <w:tc>
          <w:tcPr>
            <w:tcW w:w="901" w:type="dxa"/>
            <w:vAlign w:val="bottom"/>
          </w:tcPr>
          <w:p w14:paraId="0CA3276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2" w:author="Kayser, Georgia" w:date="2025-07-15T11:03:00Z">
                  <w:rPr/>
                </w:rPrChange>
              </w:rPr>
              <w:t>0.519</w:t>
            </w:r>
          </w:p>
        </w:tc>
      </w:tr>
      <w:tr w:rsidR="00B9096D" w14:paraId="0CA3276D" w14:textId="77777777">
        <w:tc>
          <w:tcPr>
            <w:tcW w:w="2173" w:type="dxa"/>
            <w:vMerge/>
            <w:vAlign w:val="bottom"/>
          </w:tcPr>
          <w:p w14:paraId="0CA32765" w14:textId="77777777" w:rsidR="00B9096D" w:rsidRDefault="00B9096D">
            <w:pPr>
              <w:rPr>
                <w:rFonts w:cstheme="minorHAnsi"/>
                <w:color w:val="000000"/>
                <w:sz w:val="18"/>
                <w:szCs w:val="18"/>
              </w:rPr>
            </w:pPr>
          </w:p>
        </w:tc>
        <w:tc>
          <w:tcPr>
            <w:tcW w:w="1321" w:type="dxa"/>
          </w:tcPr>
          <w:p w14:paraId="0CA32766"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3" w:author="Kayser, Georgia" w:date="2025-07-15T11:03:00Z">
                  <w:rPr/>
                </w:rPrChange>
              </w:rPr>
              <w:t>Spring 2016</w:t>
            </w:r>
          </w:p>
        </w:tc>
        <w:tc>
          <w:tcPr>
            <w:tcW w:w="578" w:type="dxa"/>
            <w:vAlign w:val="bottom"/>
          </w:tcPr>
          <w:p w14:paraId="0CA32767"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4" w:author="Kayser, Georgia" w:date="2025-07-15T11:03:00Z">
                  <w:rPr/>
                </w:rPrChange>
              </w:rPr>
              <w:t>NA</w:t>
            </w:r>
          </w:p>
        </w:tc>
        <w:tc>
          <w:tcPr>
            <w:tcW w:w="1371" w:type="dxa"/>
            <w:vAlign w:val="bottom"/>
          </w:tcPr>
          <w:p w14:paraId="0CA32768" w14:textId="77777777" w:rsidR="00B9096D" w:rsidRDefault="00B9096D">
            <w:pPr>
              <w:rPr>
                <w:rFonts w:cstheme="minorHAnsi"/>
                <w:color w:val="000000"/>
                <w:sz w:val="18"/>
                <w:szCs w:val="18"/>
              </w:rPr>
            </w:pPr>
          </w:p>
        </w:tc>
        <w:tc>
          <w:tcPr>
            <w:tcW w:w="1279" w:type="dxa"/>
            <w:vAlign w:val="bottom"/>
          </w:tcPr>
          <w:p w14:paraId="0CA32769" w14:textId="77777777" w:rsidR="00B9096D" w:rsidRDefault="00B9096D">
            <w:pPr>
              <w:rPr>
                <w:rFonts w:cstheme="minorHAnsi"/>
                <w:color w:val="000000"/>
                <w:sz w:val="18"/>
                <w:szCs w:val="18"/>
              </w:rPr>
            </w:pPr>
          </w:p>
        </w:tc>
        <w:tc>
          <w:tcPr>
            <w:tcW w:w="1372" w:type="dxa"/>
            <w:vAlign w:val="bottom"/>
          </w:tcPr>
          <w:p w14:paraId="0CA3276A" w14:textId="77777777" w:rsidR="00B9096D" w:rsidRDefault="00B9096D">
            <w:pPr>
              <w:rPr>
                <w:rFonts w:cstheme="minorHAnsi"/>
                <w:color w:val="000000"/>
                <w:sz w:val="18"/>
                <w:szCs w:val="18"/>
              </w:rPr>
            </w:pPr>
          </w:p>
        </w:tc>
        <w:tc>
          <w:tcPr>
            <w:tcW w:w="1281" w:type="dxa"/>
            <w:vAlign w:val="bottom"/>
          </w:tcPr>
          <w:p w14:paraId="0CA3276B" w14:textId="77777777" w:rsidR="00B9096D" w:rsidRDefault="00B9096D">
            <w:pPr>
              <w:rPr>
                <w:rFonts w:cstheme="minorHAnsi"/>
                <w:color w:val="000000"/>
                <w:sz w:val="18"/>
                <w:szCs w:val="18"/>
              </w:rPr>
            </w:pPr>
          </w:p>
        </w:tc>
        <w:tc>
          <w:tcPr>
            <w:tcW w:w="901" w:type="dxa"/>
            <w:vAlign w:val="bottom"/>
          </w:tcPr>
          <w:p w14:paraId="0CA3276C" w14:textId="77777777" w:rsidR="00B9096D" w:rsidRDefault="00B9096D">
            <w:pPr>
              <w:rPr>
                <w:rFonts w:cstheme="minorHAnsi"/>
                <w:color w:val="000000"/>
                <w:sz w:val="18"/>
                <w:szCs w:val="18"/>
              </w:rPr>
            </w:pPr>
          </w:p>
        </w:tc>
      </w:tr>
      <w:tr w:rsidR="00B9096D" w14:paraId="0CA32776" w14:textId="77777777">
        <w:tc>
          <w:tcPr>
            <w:tcW w:w="2173" w:type="dxa"/>
            <w:vMerge/>
            <w:vAlign w:val="bottom"/>
          </w:tcPr>
          <w:p w14:paraId="0CA3276E" w14:textId="77777777" w:rsidR="00B9096D" w:rsidRDefault="00B9096D">
            <w:pPr>
              <w:rPr>
                <w:rFonts w:cstheme="minorHAnsi"/>
                <w:color w:val="000000"/>
                <w:sz w:val="18"/>
                <w:szCs w:val="18"/>
              </w:rPr>
            </w:pPr>
          </w:p>
        </w:tc>
        <w:tc>
          <w:tcPr>
            <w:tcW w:w="1321" w:type="dxa"/>
          </w:tcPr>
          <w:p w14:paraId="0CA3276F"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5" w:author="Kayser, Georgia" w:date="2025-07-15T11:03:00Z">
                  <w:rPr/>
                </w:rPrChange>
              </w:rPr>
              <w:t>Summer 2016</w:t>
            </w:r>
          </w:p>
        </w:tc>
        <w:tc>
          <w:tcPr>
            <w:tcW w:w="578" w:type="dxa"/>
            <w:vAlign w:val="bottom"/>
          </w:tcPr>
          <w:p w14:paraId="0CA32770"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6" w:author="Kayser, Georgia" w:date="2025-07-15T11:03:00Z">
                  <w:rPr/>
                </w:rPrChange>
              </w:rPr>
              <w:t>527</w:t>
            </w:r>
          </w:p>
        </w:tc>
        <w:tc>
          <w:tcPr>
            <w:tcW w:w="1371" w:type="dxa"/>
            <w:vAlign w:val="bottom"/>
          </w:tcPr>
          <w:p w14:paraId="0CA32771"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7" w:author="Kayser, Georgia" w:date="2025-07-15T11:03:00Z">
                  <w:rPr/>
                </w:rPrChange>
              </w:rPr>
              <w:t>7.80 (2.58)</w:t>
            </w:r>
          </w:p>
        </w:tc>
        <w:tc>
          <w:tcPr>
            <w:tcW w:w="1279" w:type="dxa"/>
            <w:vAlign w:val="bottom"/>
          </w:tcPr>
          <w:p w14:paraId="0CA32772"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8" w:author="Kayser, Georgia" w:date="2025-07-15T11:03:00Z">
                  <w:rPr/>
                </w:rPrChange>
              </w:rPr>
              <w:t>7.67 (2.37)</w:t>
            </w:r>
          </w:p>
        </w:tc>
        <w:tc>
          <w:tcPr>
            <w:tcW w:w="1372" w:type="dxa"/>
            <w:vAlign w:val="bottom"/>
          </w:tcPr>
          <w:p w14:paraId="0CA32773"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69" w:author="Kayser, Georgia" w:date="2025-07-15T11:03:00Z">
                  <w:rPr/>
                </w:rPrChange>
              </w:rPr>
              <w:t>7.72 (2.50)</w:t>
            </w:r>
          </w:p>
        </w:tc>
        <w:tc>
          <w:tcPr>
            <w:tcW w:w="1281" w:type="dxa"/>
            <w:vAlign w:val="bottom"/>
          </w:tcPr>
          <w:p w14:paraId="0CA32774"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70" w:author="Kayser, Georgia" w:date="2025-07-15T11:03:00Z">
                  <w:rPr/>
                </w:rPrChange>
              </w:rPr>
              <w:t>8.19 (2.29)</w:t>
            </w:r>
          </w:p>
        </w:tc>
        <w:tc>
          <w:tcPr>
            <w:tcW w:w="901" w:type="dxa"/>
            <w:vAlign w:val="bottom"/>
          </w:tcPr>
          <w:p w14:paraId="0CA32775" w14:textId="77777777" w:rsidR="00B9096D" w:rsidRDefault="00000000">
            <w:pPr>
              <w:rPr>
                <w:rFonts w:cstheme="minorHAnsi"/>
                <w:color w:val="000000"/>
                <w:sz w:val="18"/>
                <w:szCs w:val="18"/>
              </w:rPr>
            </w:pPr>
            <w:r>
              <w:rPr>
                <w:rFonts w:ascii="Calibri" w:eastAsia="DengXian" w:hAnsi="Calibri" w:cstheme="minorHAnsi"/>
                <w:color w:val="000000"/>
                <w:sz w:val="18"/>
                <w:szCs w:val="18"/>
                <w:lang w:eastAsia="ko-KR"/>
                <w:rPrChange w:id="1371" w:author="Kayser, Georgia" w:date="2025-07-15T11:03:00Z">
                  <w:rPr/>
                </w:rPrChange>
              </w:rPr>
              <w:t>0.305</w:t>
            </w:r>
          </w:p>
        </w:tc>
      </w:tr>
    </w:tbl>
    <w:p w14:paraId="0CA32777" w14:textId="77777777" w:rsidR="00B9096D" w:rsidRDefault="00000000">
      <w:pPr>
        <w:rPr>
          <w:rFonts w:asciiTheme="minorHAnsi" w:hAnsiTheme="minorHAnsi" w:cstheme="minorHAnsi"/>
          <w:color w:val="000000"/>
          <w:sz w:val="18"/>
          <w:szCs w:val="18"/>
        </w:rPr>
      </w:pPr>
      <w:r>
        <w:rPr>
          <w:rFonts w:asciiTheme="minorHAnsi" w:hAnsiTheme="minorHAnsi" w:cstheme="minorHAnsi"/>
          <w:color w:val="000000"/>
          <w:sz w:val="18"/>
          <w:szCs w:val="18"/>
          <w:rPrChange w:id="1372" w:author="Kayser, Georgia" w:date="2025-07-15T11:03:00Z">
            <w:rPr/>
          </w:rPrChange>
        </w:rPr>
        <w:t>* Significant value (p&lt;0.05)</w:t>
      </w:r>
    </w:p>
    <w:p w14:paraId="0CA32778" w14:textId="77777777" w:rsidR="00B9096D" w:rsidRDefault="00B9096D">
      <w:pPr>
        <w:rPr>
          <w:color w:val="000000"/>
          <w:sz w:val="22"/>
          <w:szCs w:val="22"/>
        </w:rPr>
      </w:pPr>
    </w:p>
    <w:p w14:paraId="0CA32779" w14:textId="77777777" w:rsidR="00B9096D" w:rsidRDefault="00000000">
      <w:pPr>
        <w:rPr>
          <w:color w:val="000000"/>
          <w:sz w:val="22"/>
          <w:szCs w:val="22"/>
        </w:rPr>
      </w:pPr>
      <w:r>
        <w:rPr>
          <w:noProof/>
        </w:rPr>
        <w:drawing>
          <wp:inline distT="0" distB="0" distL="0" distR="0" wp14:anchorId="0CA32786" wp14:editId="0CA32787">
            <wp:extent cx="3787140" cy="3784600"/>
            <wp:effectExtent l="0" t="0" r="0" b="0"/>
            <wp:docPr id="6" name="Picture 4498040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49804084" descr="Chart, scatter chart&#10;&#10;Description automatically generated"/>
                    <pic:cNvPicPr>
                      <a:picLocks noChangeAspect="1" noChangeArrowheads="1"/>
                    </pic:cNvPicPr>
                  </pic:nvPicPr>
                  <pic:blipFill>
                    <a:blip r:embed="rId17"/>
                    <a:stretch>
                      <a:fillRect/>
                    </a:stretch>
                  </pic:blipFill>
                  <pic:spPr bwMode="auto">
                    <a:xfrm>
                      <a:off x="0" y="0"/>
                      <a:ext cx="3787140" cy="3784600"/>
                    </a:xfrm>
                    <a:prstGeom prst="rect">
                      <a:avLst/>
                    </a:prstGeom>
                  </pic:spPr>
                </pic:pic>
              </a:graphicData>
            </a:graphic>
          </wp:inline>
        </w:drawing>
      </w:r>
    </w:p>
    <w:p w14:paraId="0CA3277A" w14:textId="77777777" w:rsidR="00B9096D" w:rsidRDefault="00000000">
      <w:pPr>
        <w:rPr>
          <w:color w:val="000000"/>
          <w:sz w:val="22"/>
          <w:szCs w:val="22"/>
        </w:rPr>
      </w:pPr>
      <w:r>
        <w:rPr>
          <w:noProof/>
        </w:rPr>
        <w:drawing>
          <wp:inline distT="0" distB="0" distL="0" distR="0" wp14:anchorId="0CA32788" wp14:editId="0CA32789">
            <wp:extent cx="3719195" cy="3714750"/>
            <wp:effectExtent l="0" t="0" r="0" b="0"/>
            <wp:docPr id="7" name="Picture 12244717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24471784" descr="Chart, scatter chart&#10;&#10;Description automatically generated"/>
                    <pic:cNvPicPr>
                      <a:picLocks noChangeAspect="1" noChangeArrowheads="1"/>
                    </pic:cNvPicPr>
                  </pic:nvPicPr>
                  <pic:blipFill>
                    <a:blip r:embed="rId18"/>
                    <a:stretch>
                      <a:fillRect/>
                    </a:stretch>
                  </pic:blipFill>
                  <pic:spPr bwMode="auto">
                    <a:xfrm>
                      <a:off x="0" y="0"/>
                      <a:ext cx="3719195" cy="3714750"/>
                    </a:xfrm>
                    <a:prstGeom prst="rect">
                      <a:avLst/>
                    </a:prstGeom>
                  </pic:spPr>
                </pic:pic>
              </a:graphicData>
            </a:graphic>
          </wp:inline>
        </w:drawing>
      </w:r>
    </w:p>
    <w:p w14:paraId="0CA3277B" w14:textId="77777777" w:rsidR="00B9096D" w:rsidRDefault="00000000">
      <w:pPr>
        <w:rPr>
          <w:color w:val="000000"/>
          <w:sz w:val="22"/>
          <w:szCs w:val="22"/>
        </w:rPr>
      </w:pPr>
      <w:r>
        <w:rPr>
          <w:b/>
          <w:bCs/>
          <w:color w:val="000000"/>
          <w:sz w:val="22"/>
          <w:szCs w:val="22"/>
          <w:rPrChange w:id="1373" w:author="Kayser, Georgia" w:date="2025-07-15T11:03:00Z">
            <w:rPr/>
          </w:rPrChange>
        </w:rPr>
        <w:t>Supplementary Figure 1</w:t>
      </w:r>
      <w:r>
        <w:rPr>
          <w:color w:val="000000"/>
          <w:sz w:val="22"/>
          <w:szCs w:val="22"/>
          <w:rPrChange w:id="1374" w:author="Kayser, Georgia" w:date="2025-07-15T11:03:00Z">
            <w:rPr/>
          </w:rPrChange>
        </w:rPr>
        <w:t>: Least Square Means LOESS Curves for distance and area variables with respect to select NEPSY scores. The LOESS Curves are adjusted for age, race, gender, days after Mother’s Day harvest z-score age-for-height, parental salary and education, and cohabitation with agricultural worker</w:t>
      </w:r>
      <w:commentRangeStart w:id="1375"/>
      <w:r>
        <w:rPr>
          <w:color w:val="000000"/>
          <w:sz w:val="22"/>
          <w:szCs w:val="22"/>
          <w:rPrChange w:id="1376" w:author="Kayser, Georgia" w:date="2025-07-15T11:03:00Z">
            <w:rPr/>
          </w:rPrChange>
        </w:rPr>
        <w:t>.</w:t>
      </w:r>
      <w:commentRangeEnd w:id="1375"/>
      <w:r>
        <w:commentReference w:id="1375"/>
      </w:r>
    </w:p>
    <w:sectPr w:rsidR="00B9096D">
      <w:headerReference w:type="even" r:id="rId19"/>
      <w:headerReference w:type="default" r:id="rId20"/>
      <w:headerReference w:type="first" r:id="rId21"/>
      <w:pgSz w:w="12240" w:h="15840"/>
      <w:pgMar w:top="1440" w:right="1440" w:bottom="1440" w:left="1440" w:header="720" w:footer="0" w:gutter="0"/>
      <w:lnNumType w:countBy="1" w:distance="283" w:restart="continuous"/>
      <w:pgNumType w:start="1"/>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uarez, Jose" w:date="2025-06-03T19:28:00Z" w:initials="JS">
    <w:p w14:paraId="0CA3278A" w14:textId="77777777" w:rsidR="00B9096D" w:rsidRDefault="00000000">
      <w:r>
        <w:rPr>
          <w:rFonts w:ascii="Liberation Serif" w:eastAsia="DejaVu Sans" w:hAnsi="Liberation Serif" w:cs="DejaVu Sans"/>
          <w:lang w:eastAsia="en-US" w:bidi="en-US"/>
        </w:rPr>
        <w:t>Add betas</w:t>
      </w:r>
    </w:p>
  </w:comment>
  <w:comment w:id="7" w:author="Michelle Pfaff" w:date="2025-07-21T10:00:00Z" w:initials="MP">
    <w:p w14:paraId="0CA3278B" w14:textId="77777777" w:rsidR="00B9096D" w:rsidRDefault="00000000">
      <w:r>
        <w:rPr>
          <w:rFonts w:ascii="Liberation Serif" w:eastAsia="DejaVu Sans" w:hAnsi="Liberation Serif" w:cs="DejaVu Sans"/>
          <w:i/>
          <w:sz w:val="16"/>
          <w:lang w:eastAsia="en-US" w:bidi="en-US"/>
        </w:rPr>
        <w:t>Reply to Suarez, Jose (06/03/2025, 19:28): "..."</w:t>
      </w:r>
    </w:p>
    <w:p w14:paraId="0CA3278C" w14:textId="77777777" w:rsidR="00B9096D" w:rsidRDefault="00000000">
      <w:r>
        <w:rPr>
          <w:rFonts w:ascii="Liberation Serif" w:eastAsia="DejaVu Sans" w:hAnsi="Liberation Serif" w:cs="DejaVu Sans"/>
          <w:lang w:eastAsia="en-US" w:bidi="en-US"/>
        </w:rPr>
        <w:t>Abstract will be reworked after all other changes have been addressed</w:t>
      </w:r>
    </w:p>
  </w:comment>
  <w:comment w:id="8" w:author="Suarez, Jose" w:date="2025-06-03T19:25:00Z" w:initials="JS">
    <w:p w14:paraId="0CA3278D" w14:textId="77777777" w:rsidR="00B9096D" w:rsidRDefault="00000000">
      <w:r>
        <w:rPr>
          <w:rFonts w:ascii="Liberation Serif" w:eastAsia="DejaVu Sans" w:hAnsi="Liberation Serif" w:cs="DejaVu Sans"/>
          <w:lang w:eastAsia="en-US" w:bidi="en-US"/>
        </w:rPr>
        <w:t>This is a very small estimate (1/100</w:t>
      </w:r>
      <w:r>
        <w:rPr>
          <w:rFonts w:ascii="Liberation Serif" w:eastAsia="DejaVu Sans" w:hAnsi="Liberation Serif" w:cs="DejaVu Sans"/>
          <w:vertAlign w:val="superscript"/>
          <w:lang w:eastAsia="en-US" w:bidi="en-US"/>
        </w:rPr>
        <w:t>th</w:t>
      </w:r>
      <w:r>
        <w:rPr>
          <w:rFonts w:ascii="Liberation Serif" w:eastAsia="DejaVu Sans" w:hAnsi="Liberation Serif" w:cs="DejaVu Sans"/>
          <w:lang w:eastAsia="en-US" w:bidi="en-US"/>
        </w:rPr>
        <w:t xml:space="preserve"> of a SD). Can you confirm that the NEPSY score was not log transformed in the models (the meaning of this beta would change if it was). Likewise, was the conversion of the beta (to show per doubling of concentration) of the Nepsy-LN(distance) association done correctly</w:t>
      </w:r>
    </w:p>
  </w:comment>
  <w:comment w:id="10" w:author="Suarez, Jose" w:date="2025-06-04T12:03:00Z" w:initials="JS">
    <w:p w14:paraId="0CA3278E" w14:textId="77777777" w:rsidR="00B9096D" w:rsidRDefault="00000000">
      <w:r>
        <w:rPr>
          <w:rFonts w:ascii="Liberation Serif" w:eastAsia="DejaVu Sans" w:hAnsi="Liberation Serif" w:cs="DejaVu Sans"/>
          <w:lang w:eastAsia="en-US" w:bidi="en-US"/>
        </w:rPr>
        <w:t xml:space="preserve">Citation: </w:t>
      </w:r>
      <w:hyperlink r:id="rId1">
        <w:r>
          <w:rPr>
            <w:rFonts w:ascii="Liberation Serif" w:eastAsia="DejaVu Sans" w:hAnsi="Liberation Serif" w:cs="DejaVu Sans"/>
            <w:lang w:eastAsia="en-US" w:bidi="en-US"/>
          </w:rPr>
          <w:t>https://pubmed.ncbi.nlm.nih.gov/32798937/</w:t>
        </w:r>
      </w:hyperlink>
    </w:p>
  </w:comment>
  <w:comment w:id="12" w:author="Michelle Pfaff" w:date="2025-07-21T10:01:00Z" w:initials="MP">
    <w:p w14:paraId="0CA3278F" w14:textId="77777777" w:rsidR="00B9096D" w:rsidRDefault="00000000">
      <w:r>
        <w:rPr>
          <w:rFonts w:ascii="Liberation Serif" w:eastAsia="DejaVu Sans" w:hAnsi="Liberation Serif" w:cs="DejaVu Sans"/>
          <w:i/>
          <w:sz w:val="16"/>
          <w:lang w:eastAsia="en-US" w:bidi="en-US"/>
        </w:rPr>
        <w:t>Reply to Suarez, Jose (06/04/2025, 12:03): "..."</w:t>
      </w:r>
    </w:p>
    <w:p w14:paraId="0CA32790" w14:textId="77777777" w:rsidR="00B9096D" w:rsidRDefault="00000000">
      <w:r>
        <w:rPr>
          <w:rFonts w:ascii="Liberation Serif" w:eastAsia="DejaVu Sans" w:hAnsi="Liberation Serif" w:cs="DejaVu Sans"/>
          <w:lang w:eastAsia="en-US" w:bidi="en-US"/>
        </w:rPr>
        <w:t>will be added</w:t>
      </w:r>
    </w:p>
  </w:comment>
  <w:comment w:id="16" w:author="Briana N Chronister" w:date="2024-10-11T13:38:00Z" w:initials="BC">
    <w:p w14:paraId="0CA32791" w14:textId="77777777" w:rsidR="00B9096D" w:rsidRDefault="00000000">
      <w:r>
        <w:rPr>
          <w:rFonts w:ascii="Liberation Serif" w:eastAsia="DejaVu Sans" w:hAnsi="Liberation Serif" w:cs="DejaVu Sans"/>
          <w:lang w:eastAsia="en-US" w:bidi="en-US"/>
        </w:rPr>
        <w:t>In the United States?</w:t>
      </w:r>
    </w:p>
  </w:comment>
  <w:comment w:id="17" w:author="Briana N Chronister" w:date="2024-10-11T13:44:00Z" w:initials="BC">
    <w:p w14:paraId="0CA32792" w14:textId="77777777" w:rsidR="00B9096D" w:rsidRDefault="00000000">
      <w:r>
        <w:rPr>
          <w:rFonts w:ascii="Liberation Serif" w:eastAsia="DejaVu Sans" w:hAnsi="Liberation Serif" w:cs="DejaVu Sans"/>
          <w:lang w:eastAsia="en-US" w:bidi="en-US"/>
        </w:rPr>
        <w:t>This might need a citation</w:t>
      </w:r>
    </w:p>
  </w:comment>
  <w:comment w:id="18" w:author="Kayser, Georgia" w:date="2025-07-17T19:59:00Z" w:initials="KG">
    <w:p w14:paraId="0CA32793" w14:textId="77777777" w:rsidR="00B9096D" w:rsidRDefault="00000000">
      <w:r>
        <w:rPr>
          <w:rFonts w:ascii="Calibri" w:eastAsia="DejaVu Sans" w:hAnsi="Calibri"/>
          <w:sz w:val="20"/>
          <w:szCs w:val="20"/>
          <w:lang w:eastAsia="en-US" w:bidi="en-US"/>
        </w:rPr>
        <w:t>added</w:t>
      </w:r>
    </w:p>
  </w:comment>
  <w:comment w:id="26" w:author="Suarez, Jose" w:date="2025-06-04T12:14:00Z" w:initials="JS">
    <w:p w14:paraId="0CA32794" w14:textId="77777777" w:rsidR="00B9096D" w:rsidRDefault="00000000">
      <w:r>
        <w:rPr>
          <w:rFonts w:ascii="Liberation Serif" w:eastAsia="DejaVu Sans" w:hAnsi="Liberation Serif" w:cs="DejaVu Sans"/>
          <w:lang w:eastAsia="en-US" w:bidi="en-US"/>
        </w:rPr>
        <w:t xml:space="preserve">OPs are mentioned in this paragraph and also in the previous one. I would merge the OP section and shorten it. </w:t>
      </w:r>
    </w:p>
  </w:comment>
  <w:comment w:id="31" w:author="Suarez, Jose" w:date="2025-06-04T12:13:00Z" w:initials="JS">
    <w:p w14:paraId="0CA32795" w14:textId="77777777" w:rsidR="00B9096D" w:rsidRDefault="00000000">
      <w:r>
        <w:rPr>
          <w:rFonts w:ascii="Liberation Serif" w:eastAsia="DejaVu Sans" w:hAnsi="Liberation Serif" w:cs="DejaVu Sans"/>
          <w:lang w:eastAsia="en-US" w:bidi="en-US"/>
        </w:rPr>
        <w:t>Clarify… is this during pregnancy?</w:t>
      </w:r>
    </w:p>
  </w:comment>
  <w:comment w:id="35" w:author="Suarez, Jose" w:date="2025-06-04T13:27:00Z" w:initials="JS">
    <w:p w14:paraId="0CA32796" w14:textId="77777777" w:rsidR="00B9096D" w:rsidRDefault="00000000">
      <w:hyperlink r:id="rId2">
        <w:r>
          <w:rPr>
            <w:rFonts w:ascii="Liberation Serif" w:eastAsia="DejaVu Sans" w:hAnsi="Liberation Serif" w:cs="DejaVu Sans"/>
            <w:lang w:eastAsia="en-US" w:bidi="en-US"/>
          </w:rPr>
          <w:t>https://doi.org/10.1016/j.ijheh.2019.06.001</w:t>
        </w:r>
      </w:hyperlink>
    </w:p>
    <w:p w14:paraId="0CA32797" w14:textId="77777777" w:rsidR="00B9096D" w:rsidRDefault="00000000">
      <w:hyperlink r:id="rId3">
        <w:r>
          <w:rPr>
            <w:rFonts w:ascii="Liberation Serif" w:eastAsia="DejaVu Sans" w:hAnsi="Liberation Serif" w:cs="DejaVu Sans"/>
            <w:lang w:eastAsia="en-US" w:bidi="en-US"/>
          </w:rPr>
          <w:t>https://doi.org/10.1007/s12403-020-00361-w</w:t>
        </w:r>
      </w:hyperlink>
      <w:r>
        <w:rPr>
          <w:rFonts w:ascii="Liberation Serif" w:eastAsia="DejaVu Sans" w:hAnsi="Liberation Serif" w:cs="DejaVu Sans"/>
          <w:lang w:val="es-EC" w:eastAsia="en-US" w:bidi="en-US"/>
        </w:rPr>
        <w:t xml:space="preserve"> </w:t>
      </w:r>
    </w:p>
  </w:comment>
  <w:comment w:id="37" w:author="Michelle Pfaff" w:date="2025-07-21T10:08:00Z" w:initials="MP">
    <w:p w14:paraId="0CA32798" w14:textId="77777777" w:rsidR="00B9096D" w:rsidRDefault="00000000">
      <w:r>
        <w:rPr>
          <w:rFonts w:ascii="Liberation Serif" w:eastAsia="DejaVu Sans" w:hAnsi="Liberation Serif" w:cs="DejaVu Sans"/>
          <w:i/>
          <w:sz w:val="16"/>
          <w:lang w:eastAsia="en-US" w:bidi="en-US"/>
        </w:rPr>
        <w:t>Reply to Suarez, Jose (06/04/2025, 13:27): "..."</w:t>
      </w:r>
    </w:p>
    <w:p w14:paraId="0CA32799" w14:textId="77777777" w:rsidR="00B9096D" w:rsidRDefault="00000000">
      <w:r>
        <w:rPr>
          <w:rFonts w:ascii="Liberation Serif" w:eastAsia="DejaVu Sans" w:hAnsi="Liberation Serif" w:cs="DejaVu Sans"/>
          <w:lang w:eastAsia="en-US" w:bidi="en-US"/>
        </w:rPr>
        <w:t>will be added</w:t>
      </w:r>
    </w:p>
  </w:comment>
  <w:comment w:id="42" w:author="Michelle Pfaff" w:date="2025-07-21T10:30:00Z" w:initials="MP">
    <w:p w14:paraId="0CA3279A" w14:textId="77777777" w:rsidR="00B9096D" w:rsidRDefault="00000000">
      <w:pPr>
        <w:overflowPunct w:val="0"/>
      </w:pPr>
      <w:r>
        <w:rPr>
          <w:rFonts w:ascii="Liberation Serif" w:eastAsia="DejaVu Sans" w:hAnsi="Liberation Serif" w:cs="DejaVu Sans"/>
          <w:lang w:eastAsia="en-US" w:bidi="en-US"/>
        </w:rPr>
        <w:t>It says further down that the test can be used for 3 to 16 year old. Have 17 year old been excluded or it this not an issue?</w:t>
      </w:r>
    </w:p>
  </w:comment>
  <w:comment w:id="43" w:author="Suarez, Jose" w:date="2025-06-04T13:48:00Z" w:initials="JS">
    <w:p w14:paraId="0CA3279B" w14:textId="77777777" w:rsidR="00B9096D" w:rsidRDefault="00000000">
      <w:r>
        <w:rPr>
          <w:rFonts w:ascii="Liberation Serif" w:eastAsia="DejaVu Sans" w:hAnsi="Liberation Serif" w:cs="DejaVu Sans"/>
          <w:lang w:eastAsia="en-US" w:bidi="en-US"/>
        </w:rPr>
        <w:t>Recruitment information of 2016 should be added. This has been published previously (see Briana’s latest paper on herbicides and neurobehavior, which by the way should be cited in the introduction.</w:t>
      </w:r>
    </w:p>
    <w:p w14:paraId="0CA3279C" w14:textId="77777777" w:rsidR="00B9096D" w:rsidRDefault="00B9096D"/>
    <w:p w14:paraId="0CA3279D" w14:textId="77777777" w:rsidR="00B9096D" w:rsidRDefault="00000000">
      <w:hyperlink r:id="rId4">
        <w:r>
          <w:rPr>
            <w:rFonts w:ascii="Liberation Serif" w:eastAsia="DejaVu Sans" w:hAnsi="Liberation Serif" w:cs="DejaVu Sans"/>
            <w:lang w:eastAsia="en-US" w:bidi="en-US"/>
          </w:rPr>
          <w:t>https://doi.org/10.1289/EHP11383. Epub 2023 Oct 11</w:t>
        </w:r>
      </w:hyperlink>
    </w:p>
  </w:comment>
  <w:comment w:id="44" w:author="Suarez, Jose" w:date="2025-06-04T13:41:00Z" w:initials="JS">
    <w:p w14:paraId="0CA3279E" w14:textId="77777777" w:rsidR="00B9096D" w:rsidRDefault="00000000">
      <w:r>
        <w:rPr>
          <w:rFonts w:ascii="Liberation Serif" w:eastAsia="DejaVu Sans" w:hAnsi="Liberation Serif" w:cs="DejaVu Sans"/>
          <w:lang w:eastAsia="en-US" w:bidi="en-US"/>
        </w:rPr>
        <w:t>Our previous papers have a citation for this 21%</w:t>
      </w:r>
    </w:p>
  </w:comment>
  <w:comment w:id="46" w:author="Michelle Pfaff" w:date="2025-07-21T10:10:00Z" w:initials="MP">
    <w:p w14:paraId="0CA3279F" w14:textId="77777777" w:rsidR="00B9096D" w:rsidRDefault="00000000">
      <w:r>
        <w:rPr>
          <w:rFonts w:ascii="Liberation Serif" w:eastAsia="DejaVu Sans" w:hAnsi="Liberation Serif" w:cs="DejaVu Sans"/>
          <w:i/>
          <w:sz w:val="16"/>
          <w:lang w:eastAsia="en-US" w:bidi="en-US"/>
        </w:rPr>
        <w:t>Reply to Suarez, Jose (06/04/2025, 13:41): "..."</w:t>
      </w:r>
    </w:p>
    <w:p w14:paraId="0CA327A0" w14:textId="77777777" w:rsidR="00B9096D" w:rsidRDefault="00000000">
      <w:r>
        <w:rPr>
          <w:rFonts w:ascii="Liberation Serif" w:eastAsia="DejaVu Sans" w:hAnsi="Liberation Serif" w:cs="DejaVu Sans"/>
          <w:lang w:eastAsia="en-US" w:bidi="en-US"/>
        </w:rPr>
        <w:t>Thank you, will be added</w:t>
      </w:r>
    </w:p>
  </w:comment>
  <w:comment w:id="47" w:author="Briana N Chronister" w:date="2024-10-11T14:34:00Z" w:initials="BC">
    <w:p w14:paraId="0CA327A1" w14:textId="77777777" w:rsidR="00B9096D" w:rsidRDefault="00000000">
      <w:r>
        <w:rPr>
          <w:rFonts w:ascii="Liberation Serif" w:eastAsia="DejaVu Sans" w:hAnsi="Liberation Serif" w:cs="DejaVu Sans"/>
          <w:lang w:eastAsia="en-US" w:bidi="en-US"/>
        </w:rPr>
        <w:t xml:space="preserve">Since 2016 is included, and additional participants were recruited, these need to be described here. </w:t>
      </w:r>
    </w:p>
  </w:comment>
  <w:comment w:id="48" w:author="Kayser, Georgia" w:date="2025-07-17T16:17:00Z" w:initials="KG">
    <w:p w14:paraId="0CA327A2" w14:textId="77777777" w:rsidR="00B9096D" w:rsidRDefault="00000000">
      <w:r>
        <w:rPr>
          <w:rFonts w:ascii="Calibri" w:eastAsia="DejaVu Sans" w:hAnsi="Calibri"/>
          <w:sz w:val="20"/>
          <w:szCs w:val="20"/>
          <w:lang w:eastAsia="en-US" w:bidi="en-US"/>
        </w:rPr>
        <w:t>For the inclusion-exclusion criteria, it would help a lot if you created a flowchart and I can supply the numbers. There are a lot of ways to report sample size of our study because there are three timepoints. We start from 629 subjects that appear in the study in various ways (e.g. summer 2008 only, spring 2016 and summer 2016 only, all three timepoints etc...). This scales down to 226 datapoints in summer 2008, 320 datapoints in spring 2016, and 523 datapoints in summer 2016 for a total of 599 subjects. </w:t>
      </w:r>
    </w:p>
    <w:p w14:paraId="0CA327A3" w14:textId="77777777" w:rsidR="00B9096D" w:rsidRDefault="00B9096D"/>
  </w:comment>
  <w:comment w:id="50" w:author="Michelle Pfaff" w:date="2025-07-21T10:12:00Z" w:initials="MP">
    <w:p w14:paraId="0CA327A4" w14:textId="77777777" w:rsidR="00B9096D" w:rsidRDefault="00000000">
      <w:r>
        <w:rPr>
          <w:rFonts w:ascii="Liberation Serif" w:eastAsia="DejaVu Sans" w:hAnsi="Liberation Serif" w:cs="DejaVu Sans"/>
          <w:i/>
          <w:sz w:val="16"/>
          <w:lang w:eastAsia="en-US" w:bidi="en-US"/>
        </w:rPr>
        <w:t>Reply to Kayser, Georgia (07/17/2025, 16:17): "..."</w:t>
      </w:r>
    </w:p>
    <w:p w14:paraId="0CA327A5" w14:textId="77777777" w:rsidR="00B9096D" w:rsidRDefault="00000000">
      <w:r>
        <w:rPr>
          <w:rFonts w:ascii="Liberation Serif" w:eastAsia="DejaVu Sans" w:hAnsi="Liberation Serif" w:cs="DejaVu Sans"/>
          <w:lang w:eastAsia="en-US" w:bidi="en-US"/>
        </w:rPr>
        <w:t>I will add a reworked version of the flowchart with the corrected version of the paper</w:t>
      </w:r>
    </w:p>
  </w:comment>
  <w:comment w:id="51" w:author="Suarez, Jose" w:date="2025-06-04T13:47:00Z" w:initials="JS">
    <w:p w14:paraId="0CA327A6" w14:textId="77777777" w:rsidR="00B9096D" w:rsidRDefault="00000000">
      <w:r>
        <w:rPr>
          <w:rFonts w:ascii="Liberation Serif" w:eastAsia="DejaVu Sans" w:hAnsi="Liberation Serif" w:cs="DejaVu Sans"/>
          <w:lang w:eastAsia="en-US" w:bidi="en-US"/>
        </w:rPr>
        <w:t>Figure is not cited</w:t>
      </w:r>
    </w:p>
  </w:comment>
  <w:comment w:id="66" w:author="Suarez, Jose" w:date="2025-06-04T14:18:00Z" w:initials="JS">
    <w:p w14:paraId="0CA327A7" w14:textId="77777777" w:rsidR="00B9096D" w:rsidRDefault="00000000">
      <w:r>
        <w:rPr>
          <w:rFonts w:ascii="Liberation Serif" w:eastAsia="DejaVu Sans" w:hAnsi="Liberation Serif" w:cs="DejaVu Sans"/>
          <w:lang w:eastAsia="en-US" w:bidi="en-US"/>
        </w:rPr>
        <w:t>Refer to Alexi’s paper as the scale models are different across the exams</w:t>
      </w:r>
    </w:p>
  </w:comment>
  <w:comment w:id="75" w:author="Suarez, Jose" w:date="2025-06-04T14:20:00Z" w:initials="JS">
    <w:p w14:paraId="0CA327A8" w14:textId="77777777" w:rsidR="00B9096D" w:rsidRDefault="00000000">
      <w:r>
        <w:rPr>
          <w:rFonts w:ascii="Liberation Serif" w:eastAsia="DejaVu Sans" w:hAnsi="Liberation Serif" w:cs="DejaVu Sans"/>
          <w:lang w:eastAsia="en-US" w:bidi="en-US"/>
        </w:rPr>
        <w:t>Another subheading could be survey collection. Surveys were used to collect demographic, occupational, and SES</w:t>
      </w:r>
    </w:p>
  </w:comment>
  <w:comment w:id="76" w:author="Suarez, Jose" w:date="2025-06-04T14:20:00Z" w:initials="JS">
    <w:p w14:paraId="0CA327A9" w14:textId="77777777" w:rsidR="00B9096D" w:rsidRDefault="00000000">
      <w:r>
        <w:rPr>
          <w:rFonts w:ascii="Liberation Serif" w:eastAsia="DejaVu Sans" w:hAnsi="Liberation Serif" w:cs="DejaVu Sans"/>
          <w:lang w:eastAsia="en-US" w:bidi="en-US"/>
        </w:rPr>
        <w:t>Surveys wer completed by parents</w:t>
      </w:r>
    </w:p>
  </w:comment>
  <w:comment w:id="77" w:author="Kayser, Georgia" w:date="2025-07-17T20:01:00Z" w:initials="KG">
    <w:p w14:paraId="0CA327AA" w14:textId="77777777" w:rsidR="00B9096D" w:rsidRDefault="00000000">
      <w:r>
        <w:rPr>
          <w:rFonts w:ascii="Calibri" w:eastAsia="DejaVu Sans" w:hAnsi="Calibri"/>
          <w:sz w:val="20"/>
          <w:szCs w:val="20"/>
          <w:lang w:eastAsia="en-US" w:bidi="en-US"/>
        </w:rPr>
        <w:t>check in  ESPINA paper to see if more summary is needed.</w:t>
      </w:r>
    </w:p>
  </w:comment>
  <w:comment w:id="152" w:author="Suarez, Jose" w:date="2025-06-04T13:59:00Z" w:initials="JS">
    <w:p w14:paraId="0CA327AB" w14:textId="77777777" w:rsidR="00B9096D" w:rsidRDefault="00000000">
      <w:r>
        <w:rPr>
          <w:rFonts w:ascii="Liberation Serif" w:eastAsia="DejaVu Sans" w:hAnsi="Liberation Serif" w:cs="DejaVu Sans"/>
          <w:lang w:eastAsia="en-US" w:bidi="en-US"/>
        </w:rPr>
        <w:t>Make sure to describe why you are not including sensorimotor in this paper (is it because it was measured only in Exam A?)</w:t>
      </w:r>
    </w:p>
  </w:comment>
  <w:comment w:id="172" w:author="Suarez, Jose" w:date="2025-06-04T14:07:00Z" w:initials="JS">
    <w:p w14:paraId="0CA327AC" w14:textId="77777777" w:rsidR="00B9096D" w:rsidRDefault="00000000">
      <w:r>
        <w:rPr>
          <w:rFonts w:ascii="Liberation Serif" w:eastAsia="DejaVu Sans" w:hAnsi="Liberation Serif" w:cs="DejaVu Sans"/>
          <w:lang w:eastAsia="en-US" w:bidi="en-US"/>
        </w:rPr>
        <w:t xml:space="preserve">Check if your attention and exec score in 2008 includes statue: </w:t>
      </w:r>
      <w:r>
        <w:rPr>
          <w:rFonts w:ascii="Liberation Serif" w:eastAsia="DejaVu Sans" w:hAnsi="Liberation Serif" w:cs="DejaVu Sans"/>
          <w:color w:val="000000"/>
          <w:shd w:val="clear" w:color="auto" w:fill="FFFFFF"/>
          <w:lang w:eastAsia="en-US" w:bidi="en-US"/>
        </w:rPr>
        <w:t>a_nepsy_st_ss</w:t>
      </w:r>
      <w:r>
        <w:rPr>
          <w:rFonts w:ascii="Liberation Serif" w:eastAsia="DejaVu Sans" w:hAnsi="Liberation Serif" w:cs="DejaVu Sans"/>
          <w:lang w:eastAsia="en-US" w:bidi="en-US"/>
        </w:rPr>
        <w:t xml:space="preserve">. Same for memory and learning  to include narrative memory </w:t>
      </w:r>
      <w:r>
        <w:rPr>
          <w:rFonts w:ascii="Liberation Serif" w:eastAsia="DejaVu Sans" w:hAnsi="Liberation Serif" w:cs="DejaVu Sans"/>
          <w:color w:val="000000"/>
          <w:shd w:val="clear" w:color="auto" w:fill="FFFFFF"/>
          <w:lang w:eastAsia="en-US" w:bidi="en-US"/>
        </w:rPr>
        <w:t>a_nepsy_nmfcr</w:t>
      </w:r>
    </w:p>
  </w:comment>
  <w:comment w:id="173" w:author="Kayser, Georgia" w:date="2025-07-17T16:51:00Z" w:initials="KG">
    <w:p w14:paraId="0CA327AD" w14:textId="77777777" w:rsidR="00B9096D" w:rsidRDefault="00000000">
      <w:r>
        <w:rPr>
          <w:rFonts w:ascii="Calibri" w:eastAsia="DejaVu Sans" w:hAnsi="Calibri"/>
          <w:sz w:val="20"/>
          <w:szCs w:val="20"/>
          <w:lang w:eastAsia="en-US" w:bidi="en-US"/>
        </w:rPr>
        <w:t>Jasen</w:t>
      </w:r>
    </w:p>
  </w:comment>
  <w:comment w:id="229" w:author="Suarez, Jose" w:date="2025-06-04T14:09:00Z" w:initials="JS">
    <w:p w14:paraId="0CA327AE" w14:textId="77777777" w:rsidR="00B9096D" w:rsidRDefault="00000000">
      <w:r>
        <w:rPr>
          <w:rFonts w:ascii="Liberation Serif" w:eastAsia="DejaVu Sans" w:hAnsi="Liberation Serif" w:cs="DejaVu Sans"/>
          <w:lang w:eastAsia="en-US" w:bidi="en-US"/>
        </w:rPr>
        <w:t>Korkman citation has a  † which should be removed</w:t>
      </w:r>
    </w:p>
  </w:comment>
  <w:comment w:id="211" w:author="Suarez, Jose" w:date="2025-06-04T14:08:00Z" w:initials="JS">
    <w:p w14:paraId="0CA327AF" w14:textId="77777777" w:rsidR="00B9096D" w:rsidRDefault="00000000">
      <w:r>
        <w:rPr>
          <w:rFonts w:ascii="Liberation Serif" w:eastAsia="DejaVu Sans" w:hAnsi="Liberation Serif" w:cs="DejaVu Sans"/>
          <w:lang w:eastAsia="en-US" w:bidi="en-US"/>
        </w:rPr>
        <w:t>We don’t usually provide this much detail; we simply refer the reader to the appropriate citation for the description (Korkman). Your call</w:t>
      </w:r>
    </w:p>
  </w:comment>
  <w:comment w:id="212" w:author="Kayser, Georgia" w:date="2025-07-17T14:34:00Z" w:initials="KG">
    <w:p w14:paraId="0CA327B0" w14:textId="77777777" w:rsidR="00B9096D" w:rsidRDefault="00000000">
      <w:r>
        <w:rPr>
          <w:rFonts w:ascii="Calibri" w:eastAsia="DejaVu Sans" w:hAnsi="Calibri"/>
          <w:sz w:val="20"/>
          <w:szCs w:val="20"/>
          <w:lang w:eastAsia="en-US" w:bidi="en-US"/>
        </w:rPr>
        <w:t xml:space="preserve">I like it, as it as it helps explain the measures.  </w:t>
      </w:r>
    </w:p>
  </w:comment>
  <w:comment w:id="235" w:author="Suarez, Jose" w:date="2025-06-04T14:12:00Z" w:initials="JS">
    <w:p w14:paraId="0CA327B1" w14:textId="77777777" w:rsidR="00B9096D" w:rsidRDefault="00000000">
      <w:r>
        <w:rPr>
          <w:rFonts w:ascii="Liberation Serif" w:eastAsia="DejaVu Sans" w:hAnsi="Liberation Serif" w:cs="DejaVu Sans"/>
          <w:lang w:eastAsia="en-US" w:bidi="en-US"/>
        </w:rPr>
        <w:t>Describe which tests needed translation. This has been described in previous papers… Also in the papers, I think we described the translation process and that the publisher had approved the translation we made</w:t>
      </w:r>
    </w:p>
  </w:comment>
  <w:comment w:id="238" w:author="Michelle Pfaff" w:date="2025-07-21T10:15:00Z" w:initials="MP">
    <w:p w14:paraId="0CA327B2" w14:textId="77777777" w:rsidR="00B9096D" w:rsidRDefault="00000000">
      <w:r>
        <w:rPr>
          <w:rFonts w:ascii="Liberation Serif" w:eastAsia="DejaVu Sans" w:hAnsi="Liberation Serif" w:cs="DejaVu Sans"/>
          <w:i/>
          <w:sz w:val="16"/>
          <w:lang w:eastAsia="en-US" w:bidi="en-US"/>
        </w:rPr>
        <w:t>Reply to Suarez, Jose (06/04/2025, 14:12): "..."</w:t>
      </w:r>
    </w:p>
    <w:p w14:paraId="0CA327B3" w14:textId="77777777" w:rsidR="00B9096D" w:rsidRDefault="00000000">
      <w:r>
        <w:rPr>
          <w:rFonts w:ascii="Liberation Serif" w:eastAsia="DejaVu Sans" w:hAnsi="Liberation Serif" w:cs="DejaVu Sans"/>
          <w:lang w:eastAsia="en-US" w:bidi="en-US"/>
        </w:rPr>
        <w:t>Georgia or Jasen if you can let me know which tests these are I will find the necessary information and add it here</w:t>
      </w:r>
    </w:p>
  </w:comment>
  <w:comment w:id="253" w:author="Suarez, Jose" w:date="2025-06-04T14:17:00Z" w:initials="JS">
    <w:p w14:paraId="0CA327B4" w14:textId="77777777" w:rsidR="00B9096D" w:rsidRDefault="00000000">
      <w:r>
        <w:rPr>
          <w:rFonts w:ascii="Liberation Serif" w:eastAsia="DejaVu Sans" w:hAnsi="Liberation Serif" w:cs="DejaVu Sans"/>
          <w:lang w:eastAsia="en-US" w:bidi="en-US"/>
        </w:rPr>
        <w:t>This section should be under a different subheading (not Neurobehavior)</w:t>
      </w:r>
    </w:p>
  </w:comment>
  <w:comment w:id="255" w:author="Suarez, Jose" w:date="2025-06-04T14:18:00Z" w:initials="JS">
    <w:p w14:paraId="0CA327B5" w14:textId="77777777" w:rsidR="00B9096D" w:rsidRDefault="00000000">
      <w:r>
        <w:rPr>
          <w:rFonts w:ascii="Liberation Serif" w:eastAsia="DejaVu Sans" w:hAnsi="Liberation Serif" w:cs="DejaVu Sans"/>
          <w:lang w:eastAsia="en-US" w:bidi="en-US"/>
        </w:rPr>
        <w:t>Refer to Alexi’s paper as the scale models are different across the exams</w:t>
      </w:r>
    </w:p>
  </w:comment>
  <w:comment w:id="258" w:author="Suarez, Jose" w:date="2025-06-04T14:24:00Z" w:initials="JS">
    <w:p w14:paraId="0CA327B6" w14:textId="77777777" w:rsidR="00B9096D" w:rsidRDefault="00000000">
      <w:r>
        <w:rPr>
          <w:rFonts w:ascii="Liberation Serif" w:eastAsia="DejaVu Sans" w:hAnsi="Liberation Serif" w:cs="DejaVu Sans"/>
          <w:lang w:eastAsia="en-US" w:bidi="en-US"/>
        </w:rPr>
        <w:t>This citation should be added (it is just text right now)</w:t>
      </w:r>
    </w:p>
  </w:comment>
  <w:comment w:id="259" w:author="Kayser, Georgia" w:date="2025-07-17T15:52:00Z" w:initials="KG">
    <w:p w14:paraId="0CA327B7" w14:textId="77777777" w:rsidR="00B9096D" w:rsidRDefault="00000000">
      <w:r>
        <w:rPr>
          <w:rFonts w:ascii="Calibri" w:eastAsia="DejaVu Sans" w:hAnsi="Calibri"/>
          <w:sz w:val="20"/>
          <w:szCs w:val="20"/>
          <w:lang w:eastAsia="en-US" w:bidi="en-US"/>
        </w:rPr>
        <w:t>It is in the references</w:t>
      </w:r>
    </w:p>
  </w:comment>
  <w:comment w:id="264" w:author="Suarez, Jose" w:date="2025-06-04T14:29:00Z" w:initials="JS">
    <w:p w14:paraId="0CA327B8" w14:textId="77777777" w:rsidR="00B9096D" w:rsidRDefault="00000000">
      <w:r>
        <w:rPr>
          <w:rFonts w:ascii="Liberation Serif" w:eastAsia="DejaVu Sans" w:hAnsi="Liberation Serif" w:cs="DejaVu Sans"/>
          <w:lang w:eastAsia="en-US" w:bidi="en-US"/>
        </w:rPr>
        <w:t xml:space="preserve">You should describe in methods or somewhere that floriculture crops are contained within greenhouses. This is an important point as it would limit the extent of the pesticide drift. See our latest publication about how we handled this. Greenhouses is something you may want to mention in many places:  </w:t>
      </w:r>
      <w:hyperlink r:id="rId5">
        <w:r>
          <w:rPr>
            <w:rFonts w:ascii="Liberation Serif" w:eastAsia="DejaVu Sans" w:hAnsi="Liberation Serif" w:cs="DejaVu Sans"/>
            <w:lang w:eastAsia="en-US" w:bidi="en-US"/>
          </w:rPr>
          <w:t>https://doi.org/10.1186/s12942-025-00395-w</w:t>
        </w:r>
      </w:hyperlink>
    </w:p>
  </w:comment>
  <w:comment w:id="267" w:author="Michelle Pfaff" w:date="2025-07-21T10:19:00Z" w:initials="MP">
    <w:p w14:paraId="0CA327B9" w14:textId="77777777" w:rsidR="00B9096D" w:rsidRDefault="00000000">
      <w:r>
        <w:rPr>
          <w:rFonts w:ascii="Liberation Serif" w:eastAsia="DejaVu Sans" w:hAnsi="Liberation Serif" w:cs="DejaVu Sans"/>
          <w:i/>
          <w:sz w:val="16"/>
          <w:lang w:eastAsia="en-US" w:bidi="en-US"/>
        </w:rPr>
        <w:t>Reply to Suarez, Jose (06/04/2025, 14:29): "..."</w:t>
      </w:r>
    </w:p>
    <w:p w14:paraId="0CA327BA" w14:textId="77777777" w:rsidR="00B9096D" w:rsidRDefault="00000000">
      <w:r>
        <w:rPr>
          <w:rFonts w:ascii="Liberation Serif" w:eastAsia="DejaVu Sans" w:hAnsi="Liberation Serif" w:cs="DejaVu Sans"/>
          <w:lang w:eastAsia="en-US" w:bidi="en-US"/>
        </w:rPr>
        <w:t>Okay, I will add a section about this after clarifying with Georgia</w:t>
      </w:r>
    </w:p>
  </w:comment>
  <w:comment w:id="271" w:author="Briana N Chronister" w:date="2024-10-11T14:03:00Z" w:initials="BC">
    <w:p w14:paraId="0CA327BB" w14:textId="77777777" w:rsidR="00B9096D" w:rsidRDefault="00000000">
      <w:r>
        <w:rPr>
          <w:rFonts w:ascii="Liberation Serif" w:eastAsia="DejaVu Sans" w:hAnsi="Liberation Serif" w:cs="DejaVu Sans"/>
          <w:lang w:eastAsia="en-US" w:bidi="en-US"/>
        </w:rPr>
        <w:t>Is it just an agricultural worker, or “with an agricultural or floricultural worker”</w:t>
      </w:r>
    </w:p>
  </w:comment>
  <w:comment w:id="272" w:author="Kayser, Georgia" w:date="2024-10-23T15:03:00Z" w:initials="KG">
    <w:p w14:paraId="0CA327BC" w14:textId="77777777" w:rsidR="00B9096D" w:rsidRDefault="00000000">
      <w:r>
        <w:rPr>
          <w:rFonts w:ascii="Calibri" w:eastAsia="DejaVu Sans" w:hAnsi="Calibri"/>
          <w:sz w:val="20"/>
          <w:szCs w:val="20"/>
          <w:lang w:eastAsia="en-US" w:bidi="en-US"/>
        </w:rPr>
        <w:t>Jasen?</w:t>
      </w:r>
    </w:p>
  </w:comment>
  <w:comment w:id="273" w:author="Jasen Zhang" w:date="2024-10-29T09:43:00Z" w:initials="JZ">
    <w:p w14:paraId="0CA327BD" w14:textId="77777777" w:rsidR="00B9096D" w:rsidRDefault="00000000">
      <w:r>
        <w:rPr>
          <w:rFonts w:ascii="Liberation Serif" w:eastAsia="DejaVu Sans" w:hAnsi="Liberation Serif" w:cs="DejaVu Sans"/>
          <w:lang w:eastAsia="en-US" w:bidi="en-US"/>
        </w:rPr>
        <w:t>Agricultural OR floricultural</w:t>
      </w:r>
    </w:p>
  </w:comment>
  <w:comment w:id="276" w:author="Briana N Chronister" w:date="2024-10-11T14:07:00Z" w:initials="BC">
    <w:p w14:paraId="0CA327BE" w14:textId="77777777" w:rsidR="00B9096D" w:rsidRDefault="00000000">
      <w:r>
        <w:rPr>
          <w:rFonts w:ascii="Liberation Serif" w:eastAsia="DejaVu Sans" w:hAnsi="Liberation Serif" w:cs="DejaVu Sans"/>
          <w:lang w:eastAsia="en-US" w:bidi="en-US"/>
        </w:rPr>
        <w:t xml:space="preserve">It would be helpful to include what the date of reference was used to calculate this. </w:t>
      </w:r>
    </w:p>
  </w:comment>
  <w:comment w:id="277" w:author="Kayser, Georgia" w:date="2024-10-23T15:04:00Z" w:initials="KG">
    <w:p w14:paraId="0CA327BF" w14:textId="77777777" w:rsidR="00B9096D" w:rsidRDefault="00000000">
      <w:r>
        <w:rPr>
          <w:rFonts w:ascii="Calibri" w:eastAsia="DejaVu Sans" w:hAnsi="Calibri"/>
          <w:sz w:val="20"/>
          <w:szCs w:val="20"/>
          <w:lang w:eastAsia="en-US" w:bidi="en-US"/>
        </w:rPr>
        <w:t>Jasen</w:t>
      </w:r>
    </w:p>
  </w:comment>
  <w:comment w:id="278" w:author="Jasen Zhang" w:date="2024-10-29T09:43:00Z" w:initials="JZ">
    <w:p w14:paraId="0CA327C0" w14:textId="77777777" w:rsidR="00B9096D" w:rsidRDefault="00000000">
      <w:r>
        <w:rPr>
          <w:rFonts w:ascii="Liberation Serif" w:eastAsia="DejaVu Sans" w:hAnsi="Liberation Serif" w:cs="DejaVu Sans"/>
          <w:lang w:eastAsia="en-US" w:bidi="en-US"/>
        </w:rPr>
        <w:t>The day of harvest for Mother’s Day depends on when they did the harvesting. I don’t know.</w:t>
      </w:r>
    </w:p>
  </w:comment>
  <w:comment w:id="283" w:author="Briana N Chronister" w:date="2024-10-11T14:08:00Z" w:initials="BC">
    <w:p w14:paraId="0CA327C1" w14:textId="77777777" w:rsidR="00B9096D" w:rsidRDefault="00000000">
      <w:r>
        <w:rPr>
          <w:rFonts w:ascii="Liberation Serif" w:eastAsia="DejaVu Sans" w:hAnsi="Liberation Serif" w:cs="DejaVu Sans"/>
          <w:lang w:eastAsia="en-US" w:bidi="en-US"/>
        </w:rPr>
        <w:t>This section is missing a description of what was done for any missing variables. Were they imputed? If so how</w:t>
      </w:r>
    </w:p>
  </w:comment>
  <w:comment w:id="284" w:author="Jasen Zhang" w:date="2024-10-29T09:44:00Z" w:initials="JZ">
    <w:p w14:paraId="0CA327C2" w14:textId="77777777" w:rsidR="00B9096D" w:rsidRDefault="00000000">
      <w:r>
        <w:rPr>
          <w:rFonts w:ascii="Liberation Serif" w:eastAsia="DejaVu Sans" w:hAnsi="Liberation Serif" w:cs="DejaVu Sans"/>
          <w:lang w:eastAsia="en-US" w:bidi="en-US"/>
        </w:rPr>
        <w:t xml:space="preserve">Subjects with missing values were discarded. </w:t>
      </w:r>
    </w:p>
  </w:comment>
  <w:comment w:id="287" w:author="Suarez, Jose" w:date="2025-06-04T14:36:00Z" w:initials="JS">
    <w:p w14:paraId="0CA327C3" w14:textId="77777777" w:rsidR="00B9096D" w:rsidRDefault="00000000">
      <w:r>
        <w:rPr>
          <w:rFonts w:ascii="Liberation Serif" w:eastAsia="DejaVu Sans" w:hAnsi="Liberation Serif" w:cs="DejaVu Sans"/>
          <w:lang w:eastAsia="en-US" w:bidi="en-US"/>
        </w:rPr>
        <w:t>As with you previous paper, this needs to be switched to GLM or linear regression or preferably robust regression (it handles skewed variables the best). ANOVA is not appropriate</w:t>
      </w:r>
    </w:p>
  </w:comment>
  <w:comment w:id="288" w:author="Kayser, Georgia" w:date="2025-07-17T16:52:00Z" w:initials="KG">
    <w:p w14:paraId="0CA327C4" w14:textId="77777777" w:rsidR="00B9096D" w:rsidRDefault="00000000">
      <w:r>
        <w:rPr>
          <w:rFonts w:ascii="Calibri" w:eastAsia="DejaVu Sans" w:hAnsi="Calibri"/>
          <w:sz w:val="20"/>
          <w:szCs w:val="20"/>
          <w:lang w:eastAsia="en-US" w:bidi="en-US"/>
        </w:rPr>
        <w:t>Jasen</w:t>
      </w:r>
    </w:p>
  </w:comment>
  <w:comment w:id="292" w:author="Briana N Chronister" w:date="2024-10-11T14:08:00Z" w:initials="BC">
    <w:p w14:paraId="0CA327C5" w14:textId="77777777" w:rsidR="00B9096D" w:rsidRDefault="00000000">
      <w:r>
        <w:rPr>
          <w:rFonts w:ascii="Liberation Serif" w:eastAsia="DejaVu Sans" w:hAnsi="Liberation Serif" w:cs="DejaVu Sans"/>
          <w:lang w:eastAsia="en-US" w:bidi="en-US"/>
        </w:rPr>
        <w:t>I feel like I normally see this referenced as GEE, but fine either way</w:t>
      </w:r>
    </w:p>
  </w:comment>
  <w:comment w:id="293" w:author="Kayser, Georgia" w:date="2025-04-10T14:41:00Z" w:initials="KG">
    <w:p w14:paraId="0CA327C6" w14:textId="77777777" w:rsidR="00B9096D" w:rsidRDefault="00000000">
      <w:r>
        <w:rPr>
          <w:rFonts w:ascii="Calibri" w:eastAsia="DejaVu Sans" w:hAnsi="Calibri"/>
          <w:sz w:val="20"/>
          <w:szCs w:val="20"/>
          <w:lang w:eastAsia="en-US" w:bidi="en-US"/>
        </w:rPr>
        <w:t xml:space="preserve">Jasen wants to leave it as is. </w:t>
      </w:r>
    </w:p>
  </w:comment>
  <w:comment w:id="298" w:author="Suarez, Jose" w:date="2025-06-04T14:40:00Z" w:initials="JS">
    <w:p w14:paraId="0CA327C7" w14:textId="77777777" w:rsidR="00B9096D" w:rsidRDefault="00000000">
      <w:r>
        <w:rPr>
          <w:rFonts w:ascii="Liberation Serif" w:eastAsia="DejaVu Sans" w:hAnsi="Liberation Serif" w:cs="DejaVu Sans"/>
          <w:lang w:eastAsia="en-US" w:bidi="en-US"/>
        </w:rPr>
        <w:t>Range does not coincide with methods</w:t>
      </w:r>
    </w:p>
  </w:comment>
  <w:comment w:id="301" w:author="Briana N Chronister" w:date="2024-10-11T14:06:00Z" w:initials="BC">
    <w:p w14:paraId="0CA327C8" w14:textId="77777777" w:rsidR="00B9096D" w:rsidRDefault="00000000">
      <w:r>
        <w:rPr>
          <w:rFonts w:ascii="Liberation Serif" w:eastAsia="DejaVu Sans" w:hAnsi="Liberation Serif" w:cs="DejaVu Sans"/>
          <w:lang w:eastAsia="en-US" w:bidi="en-US"/>
        </w:rPr>
        <w:t>Just wanted to confirm whether it log or natural log?</w:t>
      </w:r>
    </w:p>
  </w:comment>
  <w:comment w:id="302" w:author="Jasen Zhang" w:date="2024-10-29T10:04:00Z" w:initials="JZ">
    <w:p w14:paraId="0CA327C9" w14:textId="77777777" w:rsidR="00B9096D" w:rsidRDefault="00000000">
      <w:r>
        <w:rPr>
          <w:rFonts w:ascii="Liberation Serif" w:eastAsia="DejaVu Sans" w:hAnsi="Liberation Serif" w:cs="DejaVu Sans"/>
          <w:lang w:eastAsia="en-US" w:bidi="en-US"/>
        </w:rPr>
        <w:t>Log refers to natural log throughout the paper.</w:t>
      </w:r>
    </w:p>
  </w:comment>
  <w:comment w:id="306" w:author="Briana N Chronister" w:date="2024-10-11T14:25:00Z" w:initials="BC">
    <w:p w14:paraId="0CA327CA" w14:textId="77777777" w:rsidR="00B9096D" w:rsidRDefault="00000000">
      <w:r>
        <w:rPr>
          <w:rFonts w:ascii="Liberation Serif" w:eastAsia="DejaVu Sans" w:hAnsi="Liberation Serif" w:cs="DejaVu Sans"/>
          <w:lang w:eastAsia="en-US" w:bidi="en-US"/>
        </w:rPr>
        <w:t>Why not run a repeated ANOVA here?</w:t>
      </w:r>
    </w:p>
  </w:comment>
  <w:comment w:id="307" w:author="Kayser, Georgia" w:date="2024-10-23T15:20:00Z" w:initials="KG">
    <w:p w14:paraId="0CA327CB" w14:textId="77777777" w:rsidR="00B9096D" w:rsidRDefault="00000000">
      <w:r>
        <w:rPr>
          <w:rFonts w:ascii="Calibri" w:eastAsia="DejaVu Sans" w:hAnsi="Calibri"/>
          <w:sz w:val="20"/>
          <w:szCs w:val="20"/>
          <w:lang w:eastAsia="en-US" w:bidi="en-US"/>
        </w:rPr>
        <w:t>Jasen discussion</w:t>
      </w:r>
    </w:p>
  </w:comment>
  <w:comment w:id="308" w:author="Jasen Zhang" w:date="2024-10-29T11:39:00Z" w:initials="JZ">
    <w:p w14:paraId="0CA327CC" w14:textId="77777777" w:rsidR="00B9096D" w:rsidRDefault="00000000">
      <w:r>
        <w:rPr>
          <w:rFonts w:ascii="Liberation Serif" w:eastAsia="DejaVu Sans" w:hAnsi="Liberation Serif" w:cs="DejaVu Sans"/>
          <w:lang w:eastAsia="en-US" w:bidi="en-US"/>
        </w:rPr>
        <w:t xml:space="preserve">It sounds like we can do two way repeated anova, to stratify by distance quantile AND time. But we can’t do this, because each subject is only in one quantile. </w:t>
      </w:r>
    </w:p>
    <w:p w14:paraId="0CA327CD" w14:textId="77777777" w:rsidR="00B9096D" w:rsidRDefault="00B9096D"/>
    <w:p w14:paraId="0CA327CE" w14:textId="77777777" w:rsidR="00B9096D" w:rsidRDefault="00000000">
      <w:r>
        <w:rPr>
          <w:rFonts w:ascii="Liberation Serif" w:eastAsia="DejaVu Sans" w:hAnsi="Liberation Serif" w:cs="DejaVu Sans"/>
          <w:lang w:eastAsia="en-US" w:bidi="en-US"/>
        </w:rPr>
        <w:t>It’s impossible to measure the interaction effect here.</w:t>
      </w:r>
    </w:p>
  </w:comment>
  <w:comment w:id="313" w:author="Briana N Chronister" w:date="2024-10-11T14:27:00Z" w:initials="BC">
    <w:p w14:paraId="0CA327CF" w14:textId="77777777" w:rsidR="00B9096D" w:rsidRDefault="00000000">
      <w:r>
        <w:rPr>
          <w:rFonts w:ascii="Liberation Serif" w:eastAsia="DejaVu Sans" w:hAnsi="Liberation Serif" w:cs="DejaVu Sans"/>
          <w:lang w:eastAsia="en-US" w:bidi="en-US"/>
        </w:rPr>
        <w:t>Were there any post hoc tests to see where the differences were between the categories?</w:t>
      </w:r>
    </w:p>
  </w:comment>
  <w:comment w:id="314" w:author="Kayser, Georgia" w:date="2024-10-23T15:20:00Z" w:initials="KG">
    <w:p w14:paraId="0CA327D0" w14:textId="77777777" w:rsidR="00B9096D" w:rsidRDefault="00000000">
      <w:r>
        <w:rPr>
          <w:rFonts w:ascii="Calibri" w:eastAsia="DejaVu Sans" w:hAnsi="Calibri"/>
          <w:sz w:val="20"/>
          <w:szCs w:val="20"/>
          <w:lang w:eastAsia="en-US" w:bidi="en-US"/>
        </w:rPr>
        <w:t>Jasen question</w:t>
      </w:r>
    </w:p>
  </w:comment>
  <w:comment w:id="310" w:author="Briana N Chronister" w:date="2024-10-11T14:13:00Z" w:initials="BC">
    <w:p w14:paraId="0CA327D1" w14:textId="77777777" w:rsidR="00B9096D" w:rsidRDefault="00000000">
      <w:r>
        <w:rPr>
          <w:rFonts w:ascii="Liberation Serif" w:eastAsia="DejaVu Sans" w:hAnsi="Liberation Serif" w:cs="DejaVu Sans"/>
          <w:lang w:eastAsia="en-US" w:bidi="en-US"/>
        </w:rPr>
        <w:t xml:space="preserve">This was not described in the methods section. </w:t>
      </w:r>
    </w:p>
  </w:comment>
  <w:comment w:id="320" w:author="Suarez, Jose" w:date="2025-06-04T14:41:00Z" w:initials="JS">
    <w:p w14:paraId="0CA327D2" w14:textId="77777777" w:rsidR="00B9096D" w:rsidRDefault="00000000">
      <w:r>
        <w:rPr>
          <w:rFonts w:ascii="Liberation Serif" w:eastAsia="DejaVu Sans" w:hAnsi="Liberation Serif" w:cs="DejaVu Sans"/>
          <w:lang w:eastAsia="en-US" w:bidi="en-US"/>
        </w:rPr>
        <w:t>How? What cutoffs were selected. I think using the standard NEPSY cutoffs are not appropriate as that is base on a US normative sample. An internal cutoff is prefered.</w:t>
      </w:r>
    </w:p>
  </w:comment>
  <w:comment w:id="321" w:author="Kayser, Georgia" w:date="2025-07-17T17:02:00Z" w:initials="KG">
    <w:p w14:paraId="0CA327D3" w14:textId="77777777" w:rsidR="00B9096D" w:rsidRDefault="00000000">
      <w:r>
        <w:rPr>
          <w:rFonts w:ascii="Calibri" w:eastAsia="DejaVu Sans" w:hAnsi="Calibri"/>
          <w:sz w:val="20"/>
          <w:szCs w:val="20"/>
          <w:lang w:eastAsia="en-US" w:bidi="en-US"/>
        </w:rPr>
        <w:t>Jasen</w:t>
      </w:r>
    </w:p>
  </w:comment>
  <w:comment w:id="325" w:author="Suarez, Jose" w:date="2025-06-04T14:44:00Z" w:initials="JS">
    <w:p w14:paraId="0CA327D4" w14:textId="77777777" w:rsidR="00B9096D" w:rsidRDefault="00000000">
      <w:r>
        <w:rPr>
          <w:rFonts w:ascii="Liberation Serif" w:eastAsia="DejaVu Sans" w:hAnsi="Liberation Serif" w:cs="DejaVu Sans"/>
          <w:lang w:eastAsia="en-US" w:bidi="en-US"/>
        </w:rPr>
        <w:t>Table S1 describes that these are LOESS  curves adjusted for covariates. However, LOESS does NOT allow for covariate adjustment. Describe how covariate adjustment was done. If covariate adjustment was not done, then I recommend replacing the S1 figure visualization with Spline, which does allow for adjustment (you just wont see the observations).</w:t>
      </w:r>
    </w:p>
  </w:comment>
  <w:comment w:id="326" w:author="Kayser, Georgia" w:date="2025-07-17T17:02:00Z" w:initials="KG">
    <w:p w14:paraId="0CA327D5" w14:textId="77777777" w:rsidR="00B9096D" w:rsidRDefault="00000000">
      <w:r>
        <w:rPr>
          <w:rFonts w:ascii="Calibri" w:eastAsia="DejaVu Sans" w:hAnsi="Calibri"/>
          <w:sz w:val="20"/>
          <w:szCs w:val="20"/>
          <w:lang w:eastAsia="en-US" w:bidi="en-US"/>
        </w:rPr>
        <w:t>Jasen</w:t>
      </w:r>
    </w:p>
  </w:comment>
  <w:comment w:id="335" w:author="Suarez, Jose" w:date="2025-06-04T16:21:00Z" w:initials="JS">
    <w:p w14:paraId="0CA327D6" w14:textId="77777777" w:rsidR="00B9096D" w:rsidRDefault="00000000">
      <w:r>
        <w:rPr>
          <w:rFonts w:ascii="Liberation Serif" w:eastAsia="DejaVu Sans" w:hAnsi="Liberation Serif" w:cs="DejaVu Sans"/>
          <w:lang w:eastAsia="en-US" w:bidi="en-US"/>
        </w:rPr>
        <w:t>These are not the correct numbers (per your figure above).These are the numbers of the full cohort and some participants have missing neuro or other covariate date</w:t>
      </w:r>
    </w:p>
  </w:comment>
  <w:comment w:id="336" w:author="Suarez, Jose" w:date="2025-06-04T16:21:00Z" w:initials="JS">
    <w:p w14:paraId="0CA327D7" w14:textId="77777777" w:rsidR="00B9096D" w:rsidRDefault="00000000">
      <w:r>
        <w:rPr>
          <w:rFonts w:ascii="Liberation Serif" w:eastAsia="DejaVu Sans" w:hAnsi="Liberation Serif" w:cs="DejaVu Sans"/>
          <w:lang w:eastAsia="en-US" w:bidi="en-US"/>
        </w:rPr>
        <w:t xml:space="preserve">Same applies to all years listed. Which reminds me, in the methods section you should describe how many participants were excluded. </w:t>
      </w:r>
    </w:p>
  </w:comment>
  <w:comment w:id="340" w:author="Suarez, Jose" w:date="2025-06-04T16:30:00Z" w:initials="JS">
    <w:p w14:paraId="0CA327D8" w14:textId="77777777" w:rsidR="00B9096D" w:rsidRDefault="00000000">
      <w:r>
        <w:rPr>
          <w:rFonts w:ascii="Liberation Serif" w:eastAsia="DejaVu Sans" w:hAnsi="Liberation Serif" w:cs="DejaVu Sans"/>
          <w:lang w:eastAsia="en-US" w:bidi="en-US"/>
        </w:rPr>
        <w:t xml:space="preserve">I don’t think we should use the cutoffs of the NEPSY for this as described in my previous comment. Furthermore Table 2 does not seem to provide this anywas </w:t>
      </w:r>
    </w:p>
  </w:comment>
  <w:comment w:id="341" w:author="Kayser, Georgia" w:date="2025-07-17T17:04:00Z" w:initials="KG">
    <w:p w14:paraId="0CA327D9" w14:textId="77777777" w:rsidR="00B9096D" w:rsidRDefault="00000000">
      <w:r>
        <w:rPr>
          <w:rFonts w:ascii="Calibri" w:eastAsia="DejaVu Sans" w:hAnsi="Calibri"/>
          <w:sz w:val="20"/>
          <w:szCs w:val="20"/>
          <w:lang w:eastAsia="en-US" w:bidi="en-US"/>
        </w:rPr>
        <w:t>Jasen , did we use the NEPSY cutoffs?</w:t>
      </w:r>
    </w:p>
  </w:comment>
  <w:comment w:id="342" w:author="Kayser, Georgia" w:date="2025-07-17T17:13:00Z" w:initials="KG">
    <w:p w14:paraId="0CA327DA" w14:textId="77777777" w:rsidR="00B9096D" w:rsidRDefault="00000000">
      <w:r>
        <w:rPr>
          <w:rFonts w:ascii="Calibri" w:eastAsia="DejaVu Sans" w:hAnsi="Calibri"/>
          <w:sz w:val="20"/>
          <w:szCs w:val="20"/>
          <w:lang w:eastAsia="en-US" w:bidi="en-US"/>
        </w:rPr>
        <w:t xml:space="preserve">Below, Jose, says this is ok. </w:t>
      </w:r>
    </w:p>
  </w:comment>
  <w:comment w:id="346" w:author="Suarez, Jose" w:date="2025-06-04T16:33:00Z" w:initials="JS">
    <w:p w14:paraId="0CA327DB" w14:textId="77777777" w:rsidR="00B9096D" w:rsidRDefault="00000000">
      <w:r>
        <w:rPr>
          <w:rFonts w:ascii="Liberation Serif" w:eastAsia="DejaVu Sans" w:hAnsi="Liberation Serif" w:cs="DejaVu Sans"/>
          <w:lang w:eastAsia="en-US" w:bidi="en-US"/>
        </w:rPr>
        <w:t>Table S1 can be dropped. These are crude analyses and that is the topic of the manuscript</w:t>
      </w:r>
    </w:p>
  </w:comment>
  <w:comment w:id="355" w:author="Suarez, Jose" w:date="2025-06-04T16:34:00Z" w:initials="JS">
    <w:p w14:paraId="0CA327DC" w14:textId="77777777" w:rsidR="00B9096D" w:rsidRDefault="00000000">
      <w:r>
        <w:rPr>
          <w:rFonts w:ascii="Liberation Serif" w:eastAsia="DejaVu Sans" w:hAnsi="Liberation Serif" w:cs="DejaVu Sans"/>
          <w:lang w:eastAsia="en-US" w:bidi="en-US"/>
        </w:rPr>
        <w:t>What do you mean by “exploratory”?</w:t>
      </w:r>
    </w:p>
  </w:comment>
  <w:comment w:id="353" w:author="Suarez, Jose" w:date="2025-06-04T16:36:00Z" w:initials="JS">
    <w:p w14:paraId="0CA327DD" w14:textId="77777777" w:rsidR="00B9096D" w:rsidRDefault="00000000">
      <w:r>
        <w:rPr>
          <w:rFonts w:ascii="Liberation Serif" w:eastAsia="DejaVu Sans" w:hAnsi="Liberation Serif" w:cs="DejaVu Sans"/>
          <w:lang w:eastAsia="en-US" w:bidi="en-US"/>
        </w:rPr>
        <w:t>These are still part of participant characteristics. Should be moved to 3.1</w:t>
      </w:r>
    </w:p>
  </w:comment>
  <w:comment w:id="366" w:author="Briana N Chronister" w:date="2024-10-11T14:25:00Z" w:initials="BC">
    <w:p w14:paraId="0CA327DE" w14:textId="77777777" w:rsidR="00B9096D" w:rsidRDefault="00000000">
      <w:r>
        <w:rPr>
          <w:rFonts w:ascii="Liberation Serif" w:eastAsia="DejaVu Sans" w:hAnsi="Liberation Serif" w:cs="DejaVu Sans"/>
          <w:lang w:eastAsia="en-US" w:bidi="en-US"/>
        </w:rPr>
        <w:t>Why not run a repeated ANOVA here?</w:t>
      </w:r>
    </w:p>
  </w:comment>
  <w:comment w:id="367" w:author="Kayser, Georgia" w:date="2024-10-23T15:20:00Z" w:initials="KG">
    <w:p w14:paraId="0CA327DF" w14:textId="77777777" w:rsidR="00B9096D" w:rsidRDefault="00000000">
      <w:r>
        <w:rPr>
          <w:rFonts w:ascii="Calibri" w:eastAsia="DejaVu Sans" w:hAnsi="Calibri"/>
          <w:sz w:val="20"/>
          <w:szCs w:val="20"/>
          <w:lang w:eastAsia="en-US" w:bidi="en-US"/>
        </w:rPr>
        <w:t>Jasen discussion</w:t>
      </w:r>
    </w:p>
  </w:comment>
  <w:comment w:id="368" w:author="Jasen Zhang" w:date="2024-10-29T11:39:00Z" w:initials="JZ">
    <w:p w14:paraId="0CA327E0" w14:textId="77777777" w:rsidR="00B9096D" w:rsidRDefault="00000000">
      <w:r>
        <w:rPr>
          <w:rFonts w:ascii="Liberation Serif" w:eastAsia="DejaVu Sans" w:hAnsi="Liberation Serif" w:cs="DejaVu Sans"/>
          <w:lang w:eastAsia="en-US" w:bidi="en-US"/>
        </w:rPr>
        <w:t xml:space="preserve">It sounds like we can do two way repeated anova, to stratify by distance quantile AND time. But we can’t do this, because each subject is only in one quantile. </w:t>
      </w:r>
    </w:p>
    <w:p w14:paraId="0CA327E1" w14:textId="77777777" w:rsidR="00B9096D" w:rsidRDefault="00B9096D"/>
    <w:p w14:paraId="0CA327E2" w14:textId="77777777" w:rsidR="00B9096D" w:rsidRDefault="00000000">
      <w:r>
        <w:rPr>
          <w:rFonts w:ascii="Liberation Serif" w:eastAsia="DejaVu Sans" w:hAnsi="Liberation Serif" w:cs="DejaVu Sans"/>
          <w:lang w:eastAsia="en-US" w:bidi="en-US"/>
        </w:rPr>
        <w:t>It’s impossible to measure the interaction effect here.</w:t>
      </w:r>
    </w:p>
  </w:comment>
  <w:comment w:id="371" w:author="Briana N Chronister" w:date="2024-10-11T14:27:00Z" w:initials="BC">
    <w:p w14:paraId="0CA327E3" w14:textId="77777777" w:rsidR="00B9096D" w:rsidRDefault="00000000">
      <w:r>
        <w:rPr>
          <w:rFonts w:ascii="Liberation Serif" w:eastAsia="DejaVu Sans" w:hAnsi="Liberation Serif" w:cs="DejaVu Sans"/>
          <w:lang w:eastAsia="en-US" w:bidi="en-US"/>
        </w:rPr>
        <w:t>Were there any post hoc tests to see where the differences were between the categories?</w:t>
      </w:r>
    </w:p>
  </w:comment>
  <w:comment w:id="372" w:author="Kayser, Georgia" w:date="2024-10-23T15:20:00Z" w:initials="KG">
    <w:p w14:paraId="0CA327E4" w14:textId="77777777" w:rsidR="00B9096D" w:rsidRDefault="00000000">
      <w:r>
        <w:rPr>
          <w:rFonts w:ascii="Calibri" w:eastAsia="DejaVu Sans" w:hAnsi="Calibri"/>
          <w:sz w:val="20"/>
          <w:szCs w:val="20"/>
          <w:lang w:eastAsia="en-US" w:bidi="en-US"/>
        </w:rPr>
        <w:t>Jasen question</w:t>
      </w:r>
    </w:p>
  </w:comment>
  <w:comment w:id="369" w:author="Briana N Chronister" w:date="2024-10-11T14:13:00Z" w:initials="BC">
    <w:p w14:paraId="0CA327E5" w14:textId="77777777" w:rsidR="00B9096D" w:rsidRDefault="00000000">
      <w:r>
        <w:rPr>
          <w:rFonts w:ascii="Liberation Serif" w:eastAsia="DejaVu Sans" w:hAnsi="Liberation Serif" w:cs="DejaVu Sans"/>
          <w:lang w:eastAsia="en-US" w:bidi="en-US"/>
        </w:rPr>
        <w:t xml:space="preserve">This was not described in the methods section. </w:t>
      </w:r>
    </w:p>
  </w:comment>
  <w:comment w:id="374" w:author="Suarez, Jose" w:date="2025-06-04T16:37:00Z" w:initials="JS">
    <w:p w14:paraId="0CA327E6" w14:textId="77777777" w:rsidR="00B9096D" w:rsidRDefault="00000000">
      <w:r>
        <w:rPr>
          <w:rFonts w:ascii="Liberation Serif" w:eastAsia="DejaVu Sans" w:hAnsi="Liberation Serif" w:cs="DejaVu Sans"/>
          <w:lang w:eastAsia="en-US" w:bidi="en-US"/>
        </w:rPr>
        <w:t>As mentioned above. I think Table S1 should be deleted as it does not contribute to the paper (crude (biased) associations)</w:t>
      </w:r>
    </w:p>
  </w:comment>
  <w:comment w:id="380" w:author="Suarez, Jose" w:date="2025-06-04T16:41:00Z" w:initials="JS">
    <w:p w14:paraId="0CA327E7" w14:textId="77777777" w:rsidR="00B9096D" w:rsidRDefault="00000000">
      <w:r>
        <w:rPr>
          <w:rFonts w:ascii="Liberation Serif" w:eastAsia="DejaVu Sans" w:hAnsi="Liberation Serif" w:cs="DejaVu Sans"/>
          <w:lang w:eastAsia="en-US" w:bidi="en-US"/>
        </w:rPr>
        <w:t>What is the “Inhibition subdomain”? This hasn’t been described</w:t>
      </w:r>
    </w:p>
  </w:comment>
  <w:comment w:id="381" w:author="Suarez, Jose" w:date="2025-06-04T16:43:00Z" w:initials="JS">
    <w:p w14:paraId="0CA327E8" w14:textId="77777777" w:rsidR="00B9096D" w:rsidRDefault="00000000">
      <w:r>
        <w:rPr>
          <w:rFonts w:ascii="Liberation Serif" w:eastAsia="DejaVu Sans" w:hAnsi="Liberation Serif" w:cs="DejaVu Sans"/>
          <w:lang w:eastAsia="en-US" w:bidi="en-US"/>
        </w:rPr>
        <w:t>Do you mean the Inhibition subtest score?</w:t>
      </w:r>
    </w:p>
  </w:comment>
  <w:comment w:id="384" w:author="Suarez, Jose" w:date="2025-06-04T16:44:00Z" w:initials="JS">
    <w:p w14:paraId="0CA327E9" w14:textId="77777777" w:rsidR="00B9096D" w:rsidRDefault="00000000">
      <w:r>
        <w:rPr>
          <w:rFonts w:ascii="Liberation Serif" w:eastAsia="DejaVu Sans" w:hAnsi="Liberation Serif" w:cs="DejaVu Sans"/>
          <w:lang w:eastAsia="en-US" w:bidi="en-US"/>
        </w:rPr>
        <w:t>Table s1 doesn’t present longitudinal analyses</w:t>
      </w:r>
    </w:p>
  </w:comment>
  <w:comment w:id="377" w:author="Briana N Chronister" w:date="2024-10-11T14:33:00Z" w:initials="BC">
    <w:p w14:paraId="0CA327EA" w14:textId="77777777" w:rsidR="00B9096D" w:rsidRDefault="00000000">
      <w:r>
        <w:rPr>
          <w:rFonts w:ascii="Liberation Serif" w:eastAsia="DejaVu Sans" w:hAnsi="Liberation Serif" w:cs="DejaVu Sans"/>
          <w:lang w:eastAsia="en-US" w:bidi="en-US"/>
        </w:rPr>
        <w:t xml:space="preserve">EHP requires for all results to be presented, even if they are not statistically significant. Currently the other results for the other tests are not described in the results, but they are discussed as being measured elsewhere. I feel like the journal is going want to see the associations for the other tests, even if they are not stat sig. </w:t>
      </w:r>
    </w:p>
  </w:comment>
  <w:comment w:id="378" w:author="Kayser, Georgia" w:date="2024-10-23T15:20:00Z" w:initials="KG">
    <w:p w14:paraId="0CA327EB" w14:textId="77777777" w:rsidR="00B9096D" w:rsidRDefault="00000000">
      <w:r>
        <w:rPr>
          <w:rFonts w:ascii="Calibri" w:eastAsia="DejaVu Sans" w:hAnsi="Calibri"/>
          <w:sz w:val="20"/>
          <w:szCs w:val="20"/>
          <w:lang w:eastAsia="en-US" w:bidi="en-US"/>
        </w:rPr>
        <w:t>discuss with Jasen</w:t>
      </w:r>
    </w:p>
  </w:comment>
  <w:comment w:id="388" w:author="Suarez, Jose" w:date="2025-06-04T16:47:00Z" w:initials="JS">
    <w:p w14:paraId="0CA327EC" w14:textId="77777777" w:rsidR="00B9096D" w:rsidRDefault="00000000">
      <w:r>
        <w:rPr>
          <w:rFonts w:ascii="Liberation Serif" w:eastAsia="DejaVu Sans" w:hAnsi="Liberation Serif" w:cs="DejaVu Sans"/>
          <w:lang w:eastAsia="en-US" w:bidi="en-US"/>
        </w:rPr>
        <w:t>Make sure that the title of Figure 2 clarifies that thoes are longitudinal analyses (GEEGLM) and that you are presenting beta coefficients. Also make sure to describe what the beta coefficients mean (assuming that is what you are presenting)</w:t>
      </w:r>
    </w:p>
  </w:comment>
  <w:comment w:id="389" w:author="Suarez, Jose" w:date="2025-06-04T17:22:00Z" w:initials="JS">
    <w:p w14:paraId="0CA327ED" w14:textId="77777777" w:rsidR="00B9096D" w:rsidRDefault="00000000">
      <w:r>
        <w:rPr>
          <w:rFonts w:ascii="Liberation Serif" w:eastAsia="DejaVu Sans" w:hAnsi="Liberation Serif" w:cs="DejaVu Sans"/>
          <w:lang w:eastAsia="en-US" w:bidi="en-US"/>
        </w:rPr>
        <w:t>I think the figure should present associations with all 5 neurobehavior domains. Then in the text you can describe the associations with the subtests for inhibition and attention. Then in the supplement, you will need to present a table with the associations of distance and areas with ALL of the subtests. Reviewers will certainly want to see this</w:t>
      </w:r>
    </w:p>
  </w:comment>
  <w:comment w:id="392" w:author="Suarez, Jose" w:date="2025-06-04T13:46:00Z" w:initials="JS">
    <w:p w14:paraId="0CA327EE" w14:textId="77777777" w:rsidR="00B9096D" w:rsidRDefault="00000000">
      <w:r>
        <w:rPr>
          <w:rFonts w:ascii="Liberation Serif" w:eastAsia="DejaVu Sans" w:hAnsi="Liberation Serif" w:cs="DejaVu Sans"/>
          <w:lang w:eastAsia="en-US" w:bidi="en-US"/>
        </w:rPr>
        <w:t>Update table numbers</w:t>
      </w:r>
    </w:p>
  </w:comment>
  <w:comment w:id="447" w:author="Briana N Chronister" w:date="2024-10-11T15:11:00Z" w:initials="BC">
    <w:p w14:paraId="0CA327EF" w14:textId="77777777" w:rsidR="00B9096D" w:rsidRDefault="00000000">
      <w:r>
        <w:rPr>
          <w:rFonts w:ascii="Liberation Serif" w:eastAsia="DejaVu Sans" w:hAnsi="Liberation Serif" w:cs="DejaVu Sans"/>
          <w:lang w:eastAsia="en-US" w:bidi="en-US"/>
        </w:rPr>
        <w:t xml:space="preserve">Since this is non zero, I think this table should include a count of how many people had zero values for each buffer. </w:t>
      </w:r>
    </w:p>
  </w:comment>
  <w:comment w:id="448" w:author="Briana N Chronister" w:date="2024-10-11T15:11:00Z" w:initials="BC">
    <w:p w14:paraId="0CA327F0" w14:textId="77777777" w:rsidR="00B9096D" w:rsidRDefault="00000000">
      <w:r>
        <w:rPr>
          <w:rFonts w:ascii="Liberation Serif" w:eastAsia="DejaVu Sans" w:hAnsi="Liberation Serif" w:cs="DejaVu Sans"/>
          <w:lang w:eastAsia="en-US" w:bidi="en-US"/>
        </w:rPr>
        <w:t>Esp since it is described in the discussion</w:t>
      </w:r>
    </w:p>
  </w:comment>
  <w:comment w:id="449" w:author="Kayser, Georgia" w:date="2024-10-23T15:21:00Z" w:initials="KG">
    <w:p w14:paraId="0CA327F1" w14:textId="77777777" w:rsidR="00B9096D" w:rsidRDefault="00000000">
      <w:r>
        <w:rPr>
          <w:rFonts w:ascii="Calibri" w:eastAsia="DejaVu Sans" w:hAnsi="Calibri"/>
          <w:sz w:val="20"/>
          <w:szCs w:val="20"/>
          <w:lang w:eastAsia="en-US" w:bidi="en-US"/>
        </w:rPr>
        <w:t>Jasen</w:t>
      </w:r>
    </w:p>
  </w:comment>
  <w:comment w:id="483" w:author="Suarez, Jose" w:date="2025-06-04T16:39:00Z" w:initials="JS">
    <w:p w14:paraId="0CA327F2" w14:textId="77777777" w:rsidR="00B9096D" w:rsidRDefault="00000000">
      <w:r>
        <w:rPr>
          <w:rFonts w:ascii="Liberation Serif" w:eastAsia="DejaVu Sans" w:hAnsi="Liberation Serif" w:cs="DejaVu Sans"/>
          <w:lang w:eastAsia="en-US" w:bidi="en-US"/>
        </w:rPr>
        <w:t>Is this an overall Nepsy score? IF so state that</w:t>
      </w:r>
    </w:p>
  </w:comment>
  <w:comment w:id="484" w:author="Kayser, Georgia" w:date="2025-07-17T15:48:00Z" w:initials="KG">
    <w:p w14:paraId="0CA327F3" w14:textId="77777777" w:rsidR="00B9096D" w:rsidRDefault="00000000">
      <w:r>
        <w:rPr>
          <w:rFonts w:ascii="Calibri" w:eastAsia="DejaVu Sans" w:hAnsi="Calibri"/>
          <w:sz w:val="20"/>
          <w:szCs w:val="20"/>
          <w:lang w:eastAsia="en-US" w:bidi="en-US"/>
        </w:rPr>
        <w:t>DOne</w:t>
      </w:r>
    </w:p>
  </w:comment>
  <w:comment w:id="561" w:author="Briana N Chronister" w:date="2024-10-11T14:36:00Z" w:initials="BC">
    <w:p w14:paraId="0CA327F4" w14:textId="77777777" w:rsidR="00B9096D" w:rsidRDefault="00000000">
      <w:r>
        <w:rPr>
          <w:rFonts w:ascii="Liberation Serif" w:eastAsia="DejaVu Sans" w:hAnsi="Liberation Serif" w:cs="DejaVu Sans"/>
          <w:lang w:eastAsia="en-US" w:bidi="en-US"/>
        </w:rPr>
        <w:t>Is this for the combined scores as well, or just the subdomains?</w:t>
      </w:r>
    </w:p>
  </w:comment>
  <w:comment w:id="562" w:author="Kayser, Georgia" w:date="2024-10-23T15:21:00Z" w:initials="KG">
    <w:p w14:paraId="0CA327F5" w14:textId="77777777" w:rsidR="00B9096D" w:rsidRDefault="00000000">
      <w:r>
        <w:rPr>
          <w:rFonts w:ascii="Calibri" w:eastAsia="DejaVu Sans" w:hAnsi="Calibri"/>
          <w:sz w:val="20"/>
          <w:szCs w:val="20"/>
          <w:lang w:eastAsia="en-US" w:bidi="en-US"/>
        </w:rPr>
        <w:t>Jasen</w:t>
      </w:r>
    </w:p>
  </w:comment>
  <w:comment w:id="563" w:author="Jasen Zhang" w:date="2024-10-29T11:40:00Z" w:initials="JZ">
    <w:p w14:paraId="0CA327F6" w14:textId="77777777" w:rsidR="00B9096D" w:rsidRDefault="00000000">
      <w:r>
        <w:rPr>
          <w:rFonts w:ascii="Liberation Serif" w:eastAsia="DejaVu Sans" w:hAnsi="Liberation Serif" w:cs="DejaVu Sans"/>
          <w:lang w:eastAsia="en-US" w:bidi="en-US"/>
        </w:rPr>
        <w:t>I’m not too knowledgeable about NEPSY itself.</w:t>
      </w:r>
    </w:p>
  </w:comment>
  <w:comment w:id="568" w:author="Suarez, Jose" w:date="2025-06-04T14:36:00Z" w:initials="JS">
    <w:p w14:paraId="0CA327F7" w14:textId="77777777" w:rsidR="00B9096D" w:rsidRDefault="00000000">
      <w:r>
        <w:rPr>
          <w:rFonts w:ascii="Liberation Serif" w:eastAsia="DejaVu Sans" w:hAnsi="Liberation Serif" w:cs="DejaVu Sans"/>
          <w:lang w:eastAsia="en-US" w:bidi="en-US"/>
        </w:rPr>
        <w:t>As with you previous paper, this needs to be switched to GLM or linear regression or preferably robust regression (it handles skewed variables the best). ANOVA is not appropriate. You can use GLM or robust regression to replace both ANOVA and Chi square.</w:t>
      </w:r>
    </w:p>
  </w:comment>
  <w:comment w:id="569" w:author="Suarez, Jose" w:date="2025-06-04T14:37:00Z" w:initials="JS">
    <w:p w14:paraId="0CA327F8" w14:textId="77777777" w:rsidR="00B9096D" w:rsidRDefault="00000000">
      <w:r>
        <w:rPr>
          <w:rFonts w:ascii="Liberation Serif" w:eastAsia="DejaVu Sans" w:hAnsi="Liberation Serif" w:cs="DejaVu Sans"/>
          <w:lang w:eastAsia="en-US" w:bidi="en-US"/>
        </w:rPr>
        <w:t>Also to make the table simpler, switch to tertiles instead of quartiles</w:t>
      </w:r>
    </w:p>
  </w:comment>
  <w:comment w:id="570" w:author="Kayser, Georgia" w:date="2025-07-17T17:07:00Z" w:initials="KG">
    <w:p w14:paraId="0CA327F9" w14:textId="77777777" w:rsidR="00B9096D" w:rsidRDefault="00000000">
      <w:r>
        <w:rPr>
          <w:rFonts w:ascii="Calibri" w:eastAsia="DejaVu Sans" w:hAnsi="Calibri"/>
          <w:sz w:val="20"/>
          <w:szCs w:val="20"/>
          <w:lang w:eastAsia="en-US" w:bidi="en-US"/>
        </w:rPr>
        <w:t>Jasen</w:t>
      </w:r>
    </w:p>
  </w:comment>
  <w:comment w:id="571" w:author="Briana N Chronister" w:date="2024-10-11T14:37:00Z" w:initials="BC">
    <w:p w14:paraId="0CA327FA" w14:textId="77777777" w:rsidR="00B9096D" w:rsidRDefault="00000000">
      <w:r>
        <w:rPr>
          <w:rFonts w:ascii="Liberation Serif" w:eastAsia="DejaVu Sans" w:hAnsi="Liberation Serif" w:cs="DejaVu Sans"/>
          <w:lang w:eastAsia="en-US" w:bidi="en-US"/>
        </w:rPr>
        <w:t>Chi square needs to be described in methods</w:t>
      </w:r>
    </w:p>
  </w:comment>
  <w:comment w:id="572" w:author="Jasen Zhang" w:date="2024-10-29T09:54:00Z" w:initials="JZ">
    <w:p w14:paraId="0CA327FB" w14:textId="77777777" w:rsidR="00B9096D" w:rsidRDefault="00000000">
      <w:r>
        <w:rPr>
          <w:rFonts w:ascii="Liberation Serif" w:eastAsia="DejaVu Sans" w:hAnsi="Liberation Serif" w:cs="DejaVu Sans"/>
          <w:lang w:eastAsia="en-US" w:bidi="en-US"/>
        </w:rPr>
        <w:t>done</w:t>
      </w:r>
    </w:p>
  </w:comment>
  <w:comment w:id="775" w:author="Suarez, Jose" w:date="2025-06-04T16:49:00Z" w:initials="JS">
    <w:p w14:paraId="0CA327FC" w14:textId="77777777" w:rsidR="00B9096D" w:rsidRDefault="00000000">
      <w:r>
        <w:rPr>
          <w:rFonts w:ascii="Liberation Serif" w:eastAsia="DejaVu Sans" w:hAnsi="Liberation Serif" w:cs="DejaVu Sans"/>
          <w:lang w:eastAsia="en-US" w:bidi="en-US"/>
        </w:rPr>
        <w:t>Don’t use “causes” in the manuscript. Too strong of a term… use “is associated with”. Please check for this throughout the text</w:t>
      </w:r>
    </w:p>
  </w:comment>
  <w:comment w:id="772" w:author="Briana N Chronister" w:date="2024-10-11T14:40:00Z" w:initials="BC">
    <w:p w14:paraId="0CA327FD" w14:textId="77777777" w:rsidR="00B9096D" w:rsidRDefault="00000000">
      <w:r>
        <w:rPr>
          <w:rFonts w:ascii="Liberation Serif" w:eastAsia="DejaVu Sans" w:hAnsi="Liberation Serif" w:cs="DejaVu Sans"/>
          <w:lang w:eastAsia="en-US" w:bidi="en-US"/>
        </w:rPr>
        <w:t>I am unsure how this is estimated. I thought the beta estimates were interpreted as a doubling of the Surface area or distance variables. Is a doubling for the 100m buffer 10m2?</w:t>
      </w:r>
    </w:p>
  </w:comment>
  <w:comment w:id="773" w:author="Jasen Zhang" w:date="2024-10-29T11:49:00Z" w:initials="JZ">
    <w:p w14:paraId="0CA327FE" w14:textId="77777777" w:rsidR="00B9096D" w:rsidRDefault="00000000">
      <w:r>
        <w:rPr>
          <w:rFonts w:ascii="Liberation Serif" w:eastAsia="DejaVu Sans" w:hAnsi="Liberation Serif" w:cs="DejaVu Sans"/>
          <w:lang w:eastAsia="en-US" w:bidi="en-US"/>
        </w:rPr>
        <w:t>We are reporting the effects of DOUBLING the exposure variable (distance or area).</w:t>
      </w:r>
    </w:p>
  </w:comment>
  <w:comment w:id="782" w:author="Suarez, Jose" w:date="2025-06-04T17:23:00Z" w:initials="JS">
    <w:p w14:paraId="0CA327FF" w14:textId="77777777" w:rsidR="00B9096D" w:rsidRDefault="00000000">
      <w:r>
        <w:rPr>
          <w:rFonts w:ascii="Liberation Serif" w:eastAsia="DejaVu Sans" w:hAnsi="Liberation Serif" w:cs="DejaVu Sans"/>
          <w:lang w:eastAsia="en-US" w:bidi="en-US"/>
        </w:rPr>
        <w:t xml:space="preserve">Inhibition is a subtest. IIC, INC, ISC are components within the subtest. Make sure this is described in the methods. </w:t>
      </w:r>
    </w:p>
  </w:comment>
  <w:comment w:id="785" w:author="Briana N Chronister" w:date="2024-10-11T14:44:00Z" w:initials="BC">
    <w:p w14:paraId="0CA32800" w14:textId="77777777" w:rsidR="00B9096D" w:rsidRDefault="00000000">
      <w:r>
        <w:rPr>
          <w:rFonts w:ascii="Liberation Serif" w:eastAsia="DejaVu Sans" w:hAnsi="Liberation Serif" w:cs="DejaVu Sans"/>
          <w:lang w:eastAsia="en-US" w:bidi="en-US"/>
        </w:rPr>
        <w:t xml:space="preserve">In the methods, it would be beneficial to include a statement on what the hypothesized directions should be for the distance variables versus the SA variables so reviewers do not get confused. </w:t>
      </w:r>
    </w:p>
  </w:comment>
  <w:comment w:id="787" w:author="Briana N Chronister" w:date="2024-10-11T14:24:00Z" w:initials="BC">
    <w:p w14:paraId="0CA32801" w14:textId="77777777" w:rsidR="00B9096D" w:rsidRDefault="00000000">
      <w:r>
        <w:rPr>
          <w:rFonts w:ascii="Liberation Serif" w:eastAsia="DejaVu Sans" w:hAnsi="Liberation Serif" w:cs="DejaVu Sans"/>
          <w:lang w:eastAsia="en-US" w:bidi="en-US"/>
        </w:rPr>
        <w:t>I really like these figures! It could help to have the point estimates too. But fine either way</w:t>
      </w:r>
    </w:p>
  </w:comment>
  <w:comment w:id="788" w:author="Kayser, Georgia" w:date="2024-10-23T15:22:00Z" w:initials="KG">
    <w:p w14:paraId="0CA32802" w14:textId="77777777" w:rsidR="00B9096D" w:rsidRDefault="00000000">
      <w:r>
        <w:rPr>
          <w:rFonts w:ascii="Calibri" w:eastAsia="DejaVu Sans" w:hAnsi="Calibri"/>
          <w:sz w:val="20"/>
          <w:szCs w:val="20"/>
          <w:lang w:eastAsia="en-US" w:bidi="en-US"/>
        </w:rPr>
        <w:t>Jasen</w:t>
      </w:r>
    </w:p>
  </w:comment>
  <w:comment w:id="789" w:author="Jasen Zhang" w:date="2024-10-29T11:50:00Z" w:initials="JZ">
    <w:p w14:paraId="0CA32803" w14:textId="77777777" w:rsidR="00B9096D" w:rsidRDefault="00000000">
      <w:r>
        <w:rPr>
          <w:rFonts w:ascii="Liberation Serif" w:eastAsia="DejaVu Sans" w:hAnsi="Liberation Serif" w:cs="DejaVu Sans"/>
          <w:lang w:eastAsia="en-US" w:bidi="en-US"/>
        </w:rPr>
        <w:t>Point estimates are described already. They are just the point in the middle of the 95% CI.</w:t>
      </w:r>
    </w:p>
  </w:comment>
  <w:comment w:id="793" w:author="Suarez, Jose" w:date="2025-06-04T16:45:00Z" w:initials="JS">
    <w:p w14:paraId="0CA32804" w14:textId="77777777" w:rsidR="00B9096D" w:rsidRDefault="00000000">
      <w:r>
        <w:rPr>
          <w:rFonts w:ascii="Liberation Serif" w:eastAsia="DejaVu Sans" w:hAnsi="Liberation Serif" w:cs="DejaVu Sans"/>
          <w:lang w:eastAsia="en-US" w:bidi="en-US"/>
        </w:rPr>
        <w:t>Footnote of fig: Add adjustments</w:t>
      </w:r>
    </w:p>
  </w:comment>
  <w:comment w:id="794" w:author="Kayser, Georgia" w:date="2025-07-17T17:07:00Z" w:initials="KG">
    <w:p w14:paraId="0CA32805" w14:textId="77777777" w:rsidR="00B9096D" w:rsidRDefault="00000000">
      <w:r>
        <w:rPr>
          <w:rFonts w:ascii="Calibri" w:eastAsia="DejaVu Sans" w:hAnsi="Calibri"/>
          <w:sz w:val="20"/>
          <w:szCs w:val="20"/>
          <w:lang w:eastAsia="en-US" w:bidi="en-US"/>
        </w:rPr>
        <w:t>Jasen</w:t>
      </w:r>
    </w:p>
  </w:comment>
  <w:comment w:id="797" w:author="Briana N Chronister" w:date="2024-10-11T14:59:00Z" w:initials="BC">
    <w:p w14:paraId="0CA32806" w14:textId="77777777" w:rsidR="00B9096D" w:rsidRDefault="00000000">
      <w:r>
        <w:rPr>
          <w:rFonts w:ascii="Liberation Serif" w:eastAsia="DejaVu Sans" w:hAnsi="Liberation Serif" w:cs="DejaVu Sans"/>
          <w:lang w:eastAsia="en-US" w:bidi="en-US"/>
        </w:rPr>
        <w:t>Is this a GEE using a logit link funciton?</w:t>
      </w:r>
    </w:p>
  </w:comment>
  <w:comment w:id="798" w:author="Kayser, Georgia" w:date="2024-10-23T15:22:00Z" w:initials="KG">
    <w:p w14:paraId="0CA32807" w14:textId="77777777" w:rsidR="00B9096D" w:rsidRDefault="00000000">
      <w:r>
        <w:rPr>
          <w:rFonts w:ascii="Calibri" w:eastAsia="DejaVu Sans" w:hAnsi="Calibri"/>
          <w:sz w:val="20"/>
          <w:szCs w:val="20"/>
          <w:lang w:eastAsia="en-US" w:bidi="en-US"/>
        </w:rPr>
        <w:t>Jasen</w:t>
      </w:r>
    </w:p>
  </w:comment>
  <w:comment w:id="799" w:author="Jasen Zhang" w:date="2024-10-29T11:51:00Z" w:initials="JZ">
    <w:p w14:paraId="0CA32808" w14:textId="77777777" w:rsidR="00B9096D" w:rsidRDefault="00000000">
      <w:r>
        <w:rPr>
          <w:rFonts w:ascii="Liberation Serif" w:eastAsia="DejaVu Sans" w:hAnsi="Liberation Serif" w:cs="DejaVu Sans"/>
          <w:lang w:eastAsia="en-US" w:bidi="en-US"/>
        </w:rPr>
        <w:t>Yes. I clarified this in the methods.</w:t>
      </w:r>
    </w:p>
  </w:comment>
  <w:comment w:id="801" w:author="Briana N Chronister" w:date="2024-10-11T14:47:00Z" w:initials="BC">
    <w:p w14:paraId="0CA32809" w14:textId="77777777" w:rsidR="00B9096D" w:rsidRDefault="00000000">
      <w:r>
        <w:rPr>
          <w:rFonts w:ascii="Liberation Serif" w:eastAsia="DejaVu Sans" w:hAnsi="Liberation Serif" w:cs="DejaVu Sans"/>
          <w:lang w:eastAsia="en-US" w:bidi="en-US"/>
        </w:rPr>
        <w:t>This needs to be described in the stats section</w:t>
      </w:r>
    </w:p>
  </w:comment>
  <w:comment w:id="802" w:author="Briana N Chronister" w:date="2024-10-11T14:53:00Z" w:initials="BC">
    <w:p w14:paraId="0CA3280A" w14:textId="77777777" w:rsidR="00B9096D" w:rsidRDefault="00000000">
      <w:r>
        <w:rPr>
          <w:rFonts w:ascii="Liberation Serif" w:eastAsia="DejaVu Sans" w:hAnsi="Liberation Serif" w:cs="DejaVu Sans"/>
          <w:lang w:eastAsia="en-US" w:bidi="en-US"/>
        </w:rPr>
        <w:t>So for the OR model, are you looking at the odds of having a NEPSY score greater than 5, using the lower category as a reference, for a doubling of the distance or SA?</w:t>
      </w:r>
    </w:p>
  </w:comment>
  <w:comment w:id="803" w:author="Jasen Zhang" w:date="2024-10-29T11:03:00Z" w:initials="JZ">
    <w:p w14:paraId="0CA3280B" w14:textId="77777777" w:rsidR="00B9096D" w:rsidRDefault="00000000">
      <w:r>
        <w:rPr>
          <w:rFonts w:ascii="Liberation Serif" w:eastAsia="DejaVu Sans" w:hAnsi="Liberation Serif" w:cs="DejaVu Sans"/>
          <w:lang w:eastAsia="en-US" w:bidi="en-US"/>
        </w:rPr>
        <w:t>Yes</w:t>
      </w:r>
    </w:p>
  </w:comment>
  <w:comment w:id="806" w:author="Suarez, Jose" w:date="2025-06-04T17:32:00Z" w:initials="JS">
    <w:p w14:paraId="0CA3280C" w14:textId="77777777" w:rsidR="00B9096D" w:rsidRDefault="00000000">
      <w:r>
        <w:rPr>
          <w:rFonts w:ascii="Liberation Serif" w:eastAsia="DejaVu Sans" w:hAnsi="Liberation Serif" w:cs="DejaVu Sans"/>
          <w:lang w:eastAsia="en-US" w:bidi="en-US"/>
        </w:rPr>
        <w:t xml:space="preserve">You should present the prevalences of having scores in the below expected for all subtests in a table. This is important to see how robust are the dichotomous variables. Above I mentioned not using these cutoffs for the logistic but since you calculated these already, I would like to see the prevalences of low scores… it may be ok to use these clinical cutoffs but I would suspect that you will have many participants that are in this category as the mean scores of the NEPSY tend to be lower than those in the US and ths can be seen in Table 2. It may be ok to stick to this cutoff… just be careful to not make comparisons of the prevalences between ESPINA and the US. </w:t>
      </w:r>
    </w:p>
  </w:comment>
  <w:comment w:id="807" w:author="Kayser, Georgia" w:date="2025-07-17T17:11:00Z" w:initials="KG">
    <w:p w14:paraId="0CA3280D" w14:textId="77777777" w:rsidR="00B9096D" w:rsidRDefault="00000000">
      <w:r>
        <w:rPr>
          <w:rFonts w:ascii="Calibri" w:eastAsia="DejaVu Sans" w:hAnsi="Calibri"/>
          <w:sz w:val="20"/>
          <w:szCs w:val="20"/>
          <w:lang w:eastAsia="en-US" w:bidi="en-US"/>
        </w:rPr>
        <w:t xml:space="preserve">Jasen, can check prevalences of low scores, below expected score </w:t>
      </w:r>
    </w:p>
  </w:comment>
  <w:comment w:id="810" w:author="Suarez, Jose" w:date="2025-06-04T17:35:00Z" w:initials="JS">
    <w:p w14:paraId="0CA3280E" w14:textId="77777777" w:rsidR="00B9096D" w:rsidRDefault="00000000">
      <w:r>
        <w:rPr>
          <w:rFonts w:ascii="Liberation Serif" w:eastAsia="DejaVu Sans" w:hAnsi="Liberation Serif" w:cs="DejaVu Sans"/>
          <w:lang w:eastAsia="en-US" w:bidi="en-US"/>
        </w:rPr>
        <w:t>Not sure what you mean by “to get similar percentiles”. Clarify. This is one of the advantages of using internal cutoffs instead of the clinical ones. An internal cutoff would be selecting those below the 10</w:t>
      </w:r>
      <w:r>
        <w:rPr>
          <w:rFonts w:ascii="Liberation Serif" w:eastAsia="DejaVu Sans" w:hAnsi="Liberation Serif" w:cs="DejaVu Sans"/>
          <w:vertAlign w:val="superscript"/>
          <w:lang w:eastAsia="en-US" w:bidi="en-US"/>
        </w:rPr>
        <w:t>th</w:t>
      </w:r>
      <w:r>
        <w:rPr>
          <w:rFonts w:ascii="Liberation Serif" w:eastAsia="DejaVu Sans" w:hAnsi="Liberation Serif" w:cs="DejaVu Sans"/>
          <w:lang w:eastAsia="en-US" w:bidi="en-US"/>
        </w:rPr>
        <w:t xml:space="preserve"> or 15 th percentile within ESPINA (calculated separately by time period and by gender). Alternatively you can do a cut off of &lt;2SD below the mean.   This reminds me, did you mention in the text that you are using the Tscores? Remember that thes are already age and gender appropriate</w:t>
      </w:r>
    </w:p>
  </w:comment>
  <w:comment w:id="813" w:author="Suarez, Jose" w:date="2025-06-04T17:36:00Z" w:initials="JS">
    <w:p w14:paraId="0CA3280F" w14:textId="77777777" w:rsidR="00B9096D" w:rsidRDefault="00000000">
      <w:r>
        <w:rPr>
          <w:rFonts w:ascii="Liberation Serif" w:eastAsia="DejaVu Sans" w:hAnsi="Liberation Serif" w:cs="DejaVu Sans"/>
          <w:lang w:eastAsia="en-US" w:bidi="en-US"/>
        </w:rPr>
        <w:t>Also did you account for test retest in Exam 3 for the domain of Attention/INhibitory (and related subtests). This is important</w:t>
      </w:r>
    </w:p>
  </w:comment>
  <w:comment w:id="816" w:author="Suarez, Jose" w:date="2025-06-04T17:42:00Z" w:initials="JS">
    <w:p w14:paraId="0CA32810" w14:textId="77777777" w:rsidR="00B9096D" w:rsidRDefault="00000000">
      <w:r>
        <w:rPr>
          <w:rFonts w:ascii="Liberation Serif" w:eastAsia="DejaVu Sans" w:hAnsi="Liberation Serif" w:cs="DejaVu Sans"/>
          <w:lang w:eastAsia="en-US" w:bidi="en-US"/>
        </w:rPr>
        <w:t>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817" w:author="Kayser, Georgia" w:date="2025-07-17T17:18:00Z" w:initials="KG">
    <w:p w14:paraId="0CA32811" w14:textId="77777777" w:rsidR="00B9096D" w:rsidRDefault="00000000">
      <w:r>
        <w:rPr>
          <w:rFonts w:ascii="Calibri" w:eastAsia="DejaVu Sans" w:hAnsi="Calibri"/>
          <w:sz w:val="20"/>
          <w:szCs w:val="20"/>
          <w:lang w:eastAsia="en-US" w:bidi="en-US"/>
        </w:rPr>
        <w:t>Jasen</w:t>
      </w:r>
    </w:p>
  </w:comment>
  <w:comment w:id="821" w:author="Suarez, Jose" w:date="2025-06-04T17:44:00Z" w:initials="JS">
    <w:p w14:paraId="0CA32812" w14:textId="77777777" w:rsidR="00B9096D" w:rsidRDefault="00000000">
      <w:r>
        <w:rPr>
          <w:rFonts w:ascii="Liberation Serif" w:eastAsia="DejaVu Sans" w:hAnsi="Liberation Serif" w:cs="DejaVu Sans"/>
          <w:lang w:eastAsia="en-US" w:bidi="en-US"/>
        </w:rPr>
        <w:t>You can see if the OR findings improve by using different NEPSY cutoffs. The cutoff selection can change the associations.</w:t>
      </w:r>
    </w:p>
  </w:comment>
  <w:comment w:id="824" w:author="Suarez, Jose" w:date="2025-06-04T17:40:00Z" w:initials="JS">
    <w:p w14:paraId="0CA32813" w14:textId="77777777" w:rsidR="00B9096D" w:rsidRDefault="00000000">
      <w:r>
        <w:rPr>
          <w:rFonts w:ascii="Liberation Serif" w:eastAsia="DejaVu Sans" w:hAnsi="Liberation Serif" w:cs="DejaVu Sans"/>
          <w:lang w:eastAsia="en-US" w:bidi="en-US"/>
        </w:rPr>
        <w:t>I think it is more informative to present the OR for having a LOW NEPSY score. The premise of this paper is that the closer a participan lives to crops, the worse their neurobehavior. Think about how you want to present your findings. Although greater distance is indeed associated with better neuro…. You could think it if may be better to say, greater proximity to crops was associated with worse neuro. Read the papers we have published previously on how we handled this narrative. I think we have taken both approaches in our papers.</w:t>
      </w:r>
    </w:p>
  </w:comment>
  <w:comment w:id="828" w:author="Briana N Chronister" w:date="2024-10-11T15:06:00Z" w:initials="BC">
    <w:p w14:paraId="0CA32814" w14:textId="77777777" w:rsidR="00B9096D" w:rsidRDefault="00000000">
      <w:r>
        <w:rPr>
          <w:rFonts w:ascii="Liberation Serif" w:eastAsia="DejaVu Sans" w:hAnsi="Liberation Serif" w:cs="DejaVu Sans"/>
          <w:lang w:eastAsia="en-US" w:bidi="en-US"/>
        </w:rPr>
        <w:t xml:space="preserve">I feel like there is going to be a question as to how you chose these buffers. It could be beneficial to pre-emptively list why in the methods. </w:t>
      </w:r>
    </w:p>
  </w:comment>
  <w:comment w:id="836" w:author="Briana N Chronister" w:date="2024-10-11T15:09:00Z" w:initials="BC">
    <w:p w14:paraId="0CA32815" w14:textId="77777777" w:rsidR="00B9096D" w:rsidRDefault="00000000">
      <w:r>
        <w:rPr>
          <w:rFonts w:ascii="Liberation Serif" w:eastAsia="DejaVu Sans" w:hAnsi="Liberation Serif" w:cs="DejaVu Sans"/>
          <w:lang w:eastAsia="en-US" w:bidi="en-US"/>
        </w:rPr>
        <w:t>Was there meant to be a citation here?</w:t>
      </w:r>
    </w:p>
  </w:comment>
  <w:comment w:id="840" w:author="Briana N Chronister" w:date="2024-10-11T15:09:00Z" w:initials="BC">
    <w:p w14:paraId="0CA32816" w14:textId="77777777" w:rsidR="00B9096D" w:rsidRDefault="00000000">
      <w:r>
        <w:rPr>
          <w:rFonts w:ascii="Liberation Serif" w:eastAsia="DejaVu Sans" w:hAnsi="Liberation Serif" w:cs="DejaVu Sans"/>
          <w:lang w:eastAsia="en-US" w:bidi="en-US"/>
        </w:rPr>
        <w:t xml:space="preserve">This wasn’t the case for all of them, were some of the strongest point estimates (like figure 3) were in the smallest bufers. </w:t>
      </w:r>
    </w:p>
  </w:comment>
  <w:comment w:id="841" w:author="Briana N Chronister" w:date="2024-10-11T15:10:00Z" w:initials="BC">
    <w:p w14:paraId="0CA32817" w14:textId="77777777" w:rsidR="00B9096D" w:rsidRDefault="00000000">
      <w:r>
        <w:rPr>
          <w:rFonts w:ascii="Liberation Serif" w:eastAsia="DejaVu Sans" w:hAnsi="Liberation Serif" w:cs="DejaVu Sans"/>
          <w:lang w:eastAsia="en-US" w:bidi="en-US"/>
        </w:rPr>
        <w:t>Like IIC in figure 2</w:t>
      </w:r>
    </w:p>
  </w:comment>
  <w:comment w:id="842" w:author="Kayser, Georgia" w:date="2024-11-20T11:54:00Z" w:initials="KG">
    <w:p w14:paraId="0CA32818" w14:textId="77777777" w:rsidR="00B9096D" w:rsidRDefault="00000000">
      <w:r>
        <w:rPr>
          <w:rFonts w:ascii="Calibri" w:eastAsia="DejaVu Sans" w:hAnsi="Calibri"/>
          <w:sz w:val="20"/>
          <w:szCs w:val="20"/>
          <w:lang w:eastAsia="en-US" w:bidi="en-US"/>
        </w:rPr>
        <w:t>we added often, as IIC is significant at the 50m radii.</w:t>
      </w:r>
    </w:p>
  </w:comment>
  <w:comment w:id="845" w:author="Briana N Chronister" w:date="2024-10-11T15:18:00Z" w:initials="BC">
    <w:p w14:paraId="0CA32819" w14:textId="77777777" w:rsidR="00B9096D" w:rsidRDefault="00000000">
      <w:r>
        <w:rPr>
          <w:rFonts w:ascii="Liberation Serif" w:eastAsia="DejaVu Sans" w:hAnsi="Liberation Serif" w:cs="DejaVu Sans"/>
          <w:lang w:eastAsia="en-US" w:bidi="en-US"/>
        </w:rPr>
        <w:t xml:space="preserve">A way to estimate this would be to run an OR model looking at having greenhouses within 50m compared to those who do not and see if nepsy scores differed. </w:t>
      </w:r>
    </w:p>
  </w:comment>
  <w:comment w:id="846" w:author="Kayser, Georgia" w:date="2024-10-23T15:29:00Z" w:initials="KG">
    <w:p w14:paraId="0CA3281A" w14:textId="77777777" w:rsidR="00B9096D" w:rsidRDefault="00000000">
      <w:r>
        <w:rPr>
          <w:rFonts w:ascii="Calibri" w:eastAsia="DejaVu Sans" w:hAnsi="Calibri"/>
          <w:sz w:val="20"/>
          <w:szCs w:val="20"/>
          <w:lang w:eastAsia="en-US" w:bidi="en-US"/>
        </w:rPr>
        <w:t>We mention this limitation with the data.</w:t>
      </w:r>
    </w:p>
  </w:comment>
  <w:comment w:id="849" w:author="Briana N Chronister" w:date="2024-10-11T15:19:00Z" w:initials="BC">
    <w:p w14:paraId="0CA3281B" w14:textId="77777777" w:rsidR="00B9096D" w:rsidRDefault="00000000">
      <w:r>
        <w:rPr>
          <w:rFonts w:ascii="Liberation Serif" w:eastAsia="DejaVu Sans" w:hAnsi="Liberation Serif" w:cs="DejaVu Sans"/>
          <w:lang w:eastAsia="en-US" w:bidi="en-US"/>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850" w:author="Briana N Chronister" w:date="2024-10-11T16:22:00Z" w:initials="BC">
    <w:p w14:paraId="0CA3281C" w14:textId="77777777" w:rsidR="00B9096D" w:rsidRDefault="00000000">
      <w:r>
        <w:rPr>
          <w:rFonts w:ascii="Liberation Serif" w:eastAsia="DejaVu Sans" w:hAnsi="Liberation Serif" w:cs="DejaVu Sans"/>
          <w:lang w:eastAsia="en-US" w:bidi="en-US"/>
        </w:rPr>
        <w:t>I feel like there should be more description of results that look at distance with neurobehavior if there are any</w:t>
      </w:r>
    </w:p>
  </w:comment>
  <w:comment w:id="887" w:author="Briana N Chronister" w:date="2024-10-11T15:29:00Z" w:initials="BC">
    <w:p w14:paraId="0CA3281D" w14:textId="77777777" w:rsidR="00B9096D" w:rsidRDefault="00000000">
      <w:r>
        <w:rPr>
          <w:rFonts w:ascii="Liberation Serif" w:eastAsia="DejaVu Sans" w:hAnsi="Liberation Serif" w:cs="DejaVu Sans"/>
          <w:lang w:eastAsia="en-US" w:bidi="en-US"/>
        </w:rPr>
        <w:t>I know we had this for 2016. Is there not info for 2008 about schools for participants?</w:t>
      </w:r>
    </w:p>
  </w:comment>
  <w:comment w:id="888" w:author="Kayser, Georgia" w:date="2024-10-23T15:24:00Z" w:initials="KG">
    <w:p w14:paraId="0CA3281E" w14:textId="77777777" w:rsidR="00B9096D" w:rsidRDefault="00000000">
      <w:r>
        <w:rPr>
          <w:rFonts w:ascii="Calibri" w:eastAsia="DejaVu Sans" w:hAnsi="Calibri"/>
          <w:sz w:val="20"/>
          <w:szCs w:val="20"/>
          <w:lang w:eastAsia="en-US" w:bidi="en-US"/>
        </w:rPr>
        <w:t>no data for 2008</w:t>
      </w:r>
    </w:p>
  </w:comment>
  <w:comment w:id="906" w:author="Suarez, Jose" w:date="2025-06-04T12:17:00Z" w:initials="JS">
    <w:p w14:paraId="0CA3281F" w14:textId="77777777" w:rsidR="00B9096D" w:rsidRDefault="00000000">
      <w:r>
        <w:rPr>
          <w:rFonts w:ascii="Liberation Serif" w:eastAsia="DejaVu Sans" w:hAnsi="Liberation Serif" w:cs="DejaVu Sans"/>
          <w:lang w:eastAsia="en-US" w:bidi="en-US"/>
        </w:rPr>
        <w:t>“Compilador” is just the role of Raul Harari (not his second last name. Should be removed from the citation</w:t>
      </w:r>
    </w:p>
  </w:comment>
  <w:comment w:id="1137" w:author="Michelle Pfaff" w:date="2025-07-21T10:10:00Z" w:initials="MP">
    <w:p w14:paraId="0CA32820" w14:textId="77777777" w:rsidR="00B9096D" w:rsidRDefault="00000000">
      <w:r>
        <w:rPr>
          <w:rFonts w:ascii="Liberation Serif" w:eastAsia="DejaVu Sans" w:hAnsi="Liberation Serif" w:cs="DejaVu Sans"/>
          <w:lang w:eastAsia="en-US" w:bidi="en-US"/>
        </w:rPr>
        <w:t>I cannot add into your citation fields, please confirm for potentially missing citations, or doubling</w:t>
      </w:r>
    </w:p>
  </w:comment>
  <w:comment w:id="1141" w:author="Suarez, Jose" w:date="2025-06-04T16:34:00Z" w:initials="JS">
    <w:p w14:paraId="0CA32821" w14:textId="77777777" w:rsidR="00B9096D" w:rsidRDefault="00000000">
      <w:r>
        <w:rPr>
          <w:rFonts w:ascii="Liberation Serif" w:eastAsia="DejaVu Sans" w:hAnsi="Liberation Serif" w:cs="DejaVu Sans"/>
          <w:lang w:eastAsia="en-US" w:bidi="en-US"/>
        </w:rPr>
        <w:t>Table can be dropped (see my comment in the text)</w:t>
      </w:r>
    </w:p>
  </w:comment>
  <w:comment w:id="1375" w:author="Suarez, Jose" w:date="2025-06-04T16:50:00Z" w:initials="JS">
    <w:p w14:paraId="0CA32822" w14:textId="77777777" w:rsidR="00B9096D" w:rsidRDefault="00000000">
      <w:r>
        <w:rPr>
          <w:rFonts w:ascii="Liberation Serif" w:eastAsia="DejaVu Sans" w:hAnsi="Liberation Serif" w:cs="DejaVu Sans"/>
          <w:lang w:eastAsia="en-US" w:bidi="en-US"/>
        </w:rPr>
        <w:t>Describe in the footnote what the dots lines and shades mean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A3278A" w15:done="0"/>
  <w15:commentEx w15:paraId="0CA3278C" w15:done="0"/>
  <w15:commentEx w15:paraId="0CA3278D" w15:done="0"/>
  <w15:commentEx w15:paraId="0CA3278E" w15:done="0"/>
  <w15:commentEx w15:paraId="0CA32790" w15:done="0"/>
  <w15:commentEx w15:paraId="0CA32791" w15:done="0"/>
  <w15:commentEx w15:paraId="0CA32792" w15:done="0"/>
  <w15:commentEx w15:paraId="0CA32793" w15:done="0"/>
  <w15:commentEx w15:paraId="0CA32794" w15:done="0"/>
  <w15:commentEx w15:paraId="0CA32795" w15:done="0"/>
  <w15:commentEx w15:paraId="0CA32797" w15:done="0"/>
  <w15:commentEx w15:paraId="0CA32799" w15:done="0"/>
  <w15:commentEx w15:paraId="0CA3279A" w15:done="0"/>
  <w15:commentEx w15:paraId="0CA3279D" w15:done="0"/>
  <w15:commentEx w15:paraId="0CA3279E" w15:done="0"/>
  <w15:commentEx w15:paraId="0CA327A0" w15:done="0"/>
  <w15:commentEx w15:paraId="0CA327A1" w15:done="0"/>
  <w15:commentEx w15:paraId="0CA327A3" w15:done="0"/>
  <w15:commentEx w15:paraId="0CA327A5" w15:done="0"/>
  <w15:commentEx w15:paraId="0CA327A6" w15:done="0"/>
  <w15:commentEx w15:paraId="0CA327A7" w15:done="0"/>
  <w15:commentEx w15:paraId="0CA327A8" w15:done="0"/>
  <w15:commentEx w15:paraId="0CA327A9" w15:done="0"/>
  <w15:commentEx w15:paraId="0CA327AA" w15:done="0"/>
  <w15:commentEx w15:paraId="0CA327AB" w15:done="0"/>
  <w15:commentEx w15:paraId="0CA327AC" w15:done="0"/>
  <w15:commentEx w15:paraId="0CA327AD" w15:done="0"/>
  <w15:commentEx w15:paraId="0CA327AE" w15:done="0"/>
  <w15:commentEx w15:paraId="0CA327AF" w15:done="0"/>
  <w15:commentEx w15:paraId="0CA327B0" w15:done="0"/>
  <w15:commentEx w15:paraId="0CA327B1" w15:done="0"/>
  <w15:commentEx w15:paraId="0CA327B3" w15:done="0"/>
  <w15:commentEx w15:paraId="0CA327B4" w15:done="0"/>
  <w15:commentEx w15:paraId="0CA327B5" w15:done="0"/>
  <w15:commentEx w15:paraId="0CA327B6" w15:done="0"/>
  <w15:commentEx w15:paraId="0CA327B7" w15:done="0"/>
  <w15:commentEx w15:paraId="0CA327B8" w15:done="0"/>
  <w15:commentEx w15:paraId="0CA327BA" w15:done="0"/>
  <w15:commentEx w15:paraId="0CA327BB" w15:done="0"/>
  <w15:commentEx w15:paraId="0CA327BC" w15:done="0"/>
  <w15:commentEx w15:paraId="0CA327BD" w15:done="0"/>
  <w15:commentEx w15:paraId="0CA327BE" w15:done="0"/>
  <w15:commentEx w15:paraId="0CA327BF" w15:done="0"/>
  <w15:commentEx w15:paraId="0CA327C0" w15:done="0"/>
  <w15:commentEx w15:paraId="0CA327C1" w15:done="0"/>
  <w15:commentEx w15:paraId="0CA327C2" w15:done="0"/>
  <w15:commentEx w15:paraId="0CA327C3" w15:done="0"/>
  <w15:commentEx w15:paraId="0CA327C4" w15:done="0"/>
  <w15:commentEx w15:paraId="0CA327C5" w15:done="0"/>
  <w15:commentEx w15:paraId="0CA327C6" w15:done="0"/>
  <w15:commentEx w15:paraId="0CA327C7" w15:done="0"/>
  <w15:commentEx w15:paraId="0CA327C8" w15:done="0"/>
  <w15:commentEx w15:paraId="0CA327C9" w15:done="0"/>
  <w15:commentEx w15:paraId="0CA327CA" w15:done="0"/>
  <w15:commentEx w15:paraId="0CA327CB" w15:done="0"/>
  <w15:commentEx w15:paraId="0CA327CE" w15:done="0"/>
  <w15:commentEx w15:paraId="0CA327CF" w15:done="0"/>
  <w15:commentEx w15:paraId="0CA327D0" w15:done="0"/>
  <w15:commentEx w15:paraId="0CA327D1" w15:done="0"/>
  <w15:commentEx w15:paraId="0CA327D2" w15:done="0"/>
  <w15:commentEx w15:paraId="0CA327D3" w15:done="0"/>
  <w15:commentEx w15:paraId="0CA327D4" w15:done="0"/>
  <w15:commentEx w15:paraId="0CA327D5" w15:done="0"/>
  <w15:commentEx w15:paraId="0CA327D6" w15:done="0"/>
  <w15:commentEx w15:paraId="0CA327D7" w15:done="0"/>
  <w15:commentEx w15:paraId="0CA327D8" w15:done="0"/>
  <w15:commentEx w15:paraId="0CA327D9" w15:done="0"/>
  <w15:commentEx w15:paraId="0CA327DA" w15:done="0"/>
  <w15:commentEx w15:paraId="0CA327DB" w15:done="0"/>
  <w15:commentEx w15:paraId="0CA327DC" w15:done="0"/>
  <w15:commentEx w15:paraId="0CA327DD" w15:done="0"/>
  <w15:commentEx w15:paraId="0CA327DE" w15:done="0"/>
  <w15:commentEx w15:paraId="0CA327DF" w15:done="0"/>
  <w15:commentEx w15:paraId="0CA327E2" w15:done="0"/>
  <w15:commentEx w15:paraId="0CA327E3" w15:done="0"/>
  <w15:commentEx w15:paraId="0CA327E4" w15:done="0"/>
  <w15:commentEx w15:paraId="0CA327E5" w15:done="0"/>
  <w15:commentEx w15:paraId="0CA327E6" w15:done="0"/>
  <w15:commentEx w15:paraId="0CA327E7" w15:done="0"/>
  <w15:commentEx w15:paraId="0CA327E8" w15:done="0"/>
  <w15:commentEx w15:paraId="0CA327E9" w15:done="0"/>
  <w15:commentEx w15:paraId="0CA327EA" w15:done="0"/>
  <w15:commentEx w15:paraId="0CA327EB" w15:done="0"/>
  <w15:commentEx w15:paraId="0CA327EC" w15:done="0"/>
  <w15:commentEx w15:paraId="0CA327ED" w15:done="0"/>
  <w15:commentEx w15:paraId="0CA327EE" w15:done="0"/>
  <w15:commentEx w15:paraId="0CA327EF" w15:done="0"/>
  <w15:commentEx w15:paraId="0CA327F0" w15:done="0"/>
  <w15:commentEx w15:paraId="0CA327F1" w15:done="0"/>
  <w15:commentEx w15:paraId="0CA327F2" w15:done="0"/>
  <w15:commentEx w15:paraId="0CA327F3" w15:done="0"/>
  <w15:commentEx w15:paraId="0CA327F4" w15:done="0"/>
  <w15:commentEx w15:paraId="0CA327F5" w15:done="0"/>
  <w15:commentEx w15:paraId="0CA327F6" w15:done="0"/>
  <w15:commentEx w15:paraId="0CA327F7" w15:done="0"/>
  <w15:commentEx w15:paraId="0CA327F8" w15:done="0"/>
  <w15:commentEx w15:paraId="0CA327F9" w15:done="0"/>
  <w15:commentEx w15:paraId="0CA327FA" w15:done="0"/>
  <w15:commentEx w15:paraId="0CA327FB" w15:done="0"/>
  <w15:commentEx w15:paraId="0CA327FC" w15:done="0"/>
  <w15:commentEx w15:paraId="0CA327FD" w15:done="0"/>
  <w15:commentEx w15:paraId="0CA327FE" w15:done="0"/>
  <w15:commentEx w15:paraId="0CA327FF" w15:done="0"/>
  <w15:commentEx w15:paraId="0CA32800" w15:done="0"/>
  <w15:commentEx w15:paraId="0CA32801" w15:done="0"/>
  <w15:commentEx w15:paraId="0CA32802" w15:done="0"/>
  <w15:commentEx w15:paraId="0CA32803" w15:done="0"/>
  <w15:commentEx w15:paraId="0CA32804" w15:done="0"/>
  <w15:commentEx w15:paraId="0CA32805" w15:done="0"/>
  <w15:commentEx w15:paraId="0CA32806" w15:done="0"/>
  <w15:commentEx w15:paraId="0CA32807" w15:done="0"/>
  <w15:commentEx w15:paraId="0CA32808" w15:done="0"/>
  <w15:commentEx w15:paraId="0CA32809" w15:done="0"/>
  <w15:commentEx w15:paraId="0CA3280A" w15:done="0"/>
  <w15:commentEx w15:paraId="0CA3280B" w15:done="0"/>
  <w15:commentEx w15:paraId="0CA3280C" w15:done="0"/>
  <w15:commentEx w15:paraId="0CA3280D" w15:done="0"/>
  <w15:commentEx w15:paraId="0CA3280E" w15:done="0"/>
  <w15:commentEx w15:paraId="0CA3280F" w15:done="0"/>
  <w15:commentEx w15:paraId="0CA32810" w15:done="0"/>
  <w15:commentEx w15:paraId="0CA32811" w15:done="0"/>
  <w15:commentEx w15:paraId="0CA32812" w15:done="0"/>
  <w15:commentEx w15:paraId="0CA32813" w15:done="0"/>
  <w15:commentEx w15:paraId="0CA32814" w15:done="0"/>
  <w15:commentEx w15:paraId="0CA32815" w15:done="0"/>
  <w15:commentEx w15:paraId="0CA32816" w15:done="0"/>
  <w15:commentEx w15:paraId="0CA32817" w15:done="0"/>
  <w15:commentEx w15:paraId="0CA32818" w15:done="0"/>
  <w15:commentEx w15:paraId="0CA32819" w15:done="0"/>
  <w15:commentEx w15:paraId="0CA3281A" w15:done="0"/>
  <w15:commentEx w15:paraId="0CA3281B" w15:done="0"/>
  <w15:commentEx w15:paraId="0CA3281C" w15:done="0"/>
  <w15:commentEx w15:paraId="0CA3281D" w15:done="0"/>
  <w15:commentEx w15:paraId="0CA3281E" w15:done="0"/>
  <w15:commentEx w15:paraId="0CA3281F" w15:done="0"/>
  <w15:commentEx w15:paraId="0CA32820" w15:done="0"/>
  <w15:commentEx w15:paraId="0CA32821" w15:done="0"/>
  <w15:commentEx w15:paraId="0CA328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A3278A" w16cid:durableId="0CA3278F"/>
  <w16cid:commentId w16cid:paraId="0CA3278C" w16cid:durableId="0CA32791"/>
  <w16cid:commentId w16cid:paraId="0CA3278D" w16cid:durableId="0CA32792"/>
  <w16cid:commentId w16cid:paraId="0CA3278E" w16cid:durableId="0CA32793"/>
  <w16cid:commentId w16cid:paraId="0CA32790" w16cid:durableId="0CA32795"/>
  <w16cid:commentId w16cid:paraId="0CA32791" w16cid:durableId="0CA32796"/>
  <w16cid:commentId w16cid:paraId="0CA32792" w16cid:durableId="0CA32797"/>
  <w16cid:commentId w16cid:paraId="0CA32793" w16cid:durableId="0CA32798"/>
  <w16cid:commentId w16cid:paraId="0CA32794" w16cid:durableId="0CA32799"/>
  <w16cid:commentId w16cid:paraId="0CA32795" w16cid:durableId="0CA3279A"/>
  <w16cid:commentId w16cid:paraId="0CA32797" w16cid:durableId="0CA3279C"/>
  <w16cid:commentId w16cid:paraId="0CA32799" w16cid:durableId="0CA3279E"/>
  <w16cid:commentId w16cid:paraId="0CA3279A" w16cid:durableId="0CA3279F"/>
  <w16cid:commentId w16cid:paraId="0CA3279D" w16cid:durableId="0CA327A2"/>
  <w16cid:commentId w16cid:paraId="0CA3279E" w16cid:durableId="0CA327A3"/>
  <w16cid:commentId w16cid:paraId="0CA327A0" w16cid:durableId="0CA327A5"/>
  <w16cid:commentId w16cid:paraId="0CA327A1" w16cid:durableId="0CA327A6"/>
  <w16cid:commentId w16cid:paraId="0CA327A3" w16cid:durableId="0CA327A8"/>
  <w16cid:commentId w16cid:paraId="0CA327A5" w16cid:durableId="0CA327AA"/>
  <w16cid:commentId w16cid:paraId="0CA327A6" w16cid:durableId="0CA327AB"/>
  <w16cid:commentId w16cid:paraId="0CA327A7" w16cid:durableId="0CA327AC"/>
  <w16cid:commentId w16cid:paraId="0CA327A8" w16cid:durableId="0CA327AD"/>
  <w16cid:commentId w16cid:paraId="0CA327A9" w16cid:durableId="0CA327AE"/>
  <w16cid:commentId w16cid:paraId="0CA327AA" w16cid:durableId="0CA327AF"/>
  <w16cid:commentId w16cid:paraId="0CA327AB" w16cid:durableId="0CA327B0"/>
  <w16cid:commentId w16cid:paraId="0CA327AC" w16cid:durableId="0CA327B1"/>
  <w16cid:commentId w16cid:paraId="0CA327AD" w16cid:durableId="0CA327B2"/>
  <w16cid:commentId w16cid:paraId="0CA327AE" w16cid:durableId="0CA327B3"/>
  <w16cid:commentId w16cid:paraId="0CA327AF" w16cid:durableId="0CA327B4"/>
  <w16cid:commentId w16cid:paraId="0CA327B0" w16cid:durableId="0CA327B5"/>
  <w16cid:commentId w16cid:paraId="0CA327B1" w16cid:durableId="0CA327B6"/>
  <w16cid:commentId w16cid:paraId="0CA327B3" w16cid:durableId="0CA327B8"/>
  <w16cid:commentId w16cid:paraId="0CA327B4" w16cid:durableId="0CA327B9"/>
  <w16cid:commentId w16cid:paraId="0CA327B5" w16cid:durableId="0CA327BA"/>
  <w16cid:commentId w16cid:paraId="0CA327B6" w16cid:durableId="0CA327BB"/>
  <w16cid:commentId w16cid:paraId="0CA327B7" w16cid:durableId="0CA327BC"/>
  <w16cid:commentId w16cid:paraId="0CA327B8" w16cid:durableId="0CA327BD"/>
  <w16cid:commentId w16cid:paraId="0CA327BA" w16cid:durableId="0CA327BF"/>
  <w16cid:commentId w16cid:paraId="0CA327BB" w16cid:durableId="0CA327C0"/>
  <w16cid:commentId w16cid:paraId="0CA327BC" w16cid:durableId="0CA327C1"/>
  <w16cid:commentId w16cid:paraId="0CA327BD" w16cid:durableId="0CA327C2"/>
  <w16cid:commentId w16cid:paraId="0CA327BE" w16cid:durableId="0CA327C3"/>
  <w16cid:commentId w16cid:paraId="0CA327BF" w16cid:durableId="0CA327C4"/>
  <w16cid:commentId w16cid:paraId="0CA327C0" w16cid:durableId="0CA327C5"/>
  <w16cid:commentId w16cid:paraId="0CA327C1" w16cid:durableId="0CA327C6"/>
  <w16cid:commentId w16cid:paraId="0CA327C2" w16cid:durableId="0CA327C7"/>
  <w16cid:commentId w16cid:paraId="0CA327C3" w16cid:durableId="0CA327C8"/>
  <w16cid:commentId w16cid:paraId="0CA327C4" w16cid:durableId="0CA327C9"/>
  <w16cid:commentId w16cid:paraId="0CA327C5" w16cid:durableId="0CA327CA"/>
  <w16cid:commentId w16cid:paraId="0CA327C6" w16cid:durableId="0CA327CB"/>
  <w16cid:commentId w16cid:paraId="0CA327C7" w16cid:durableId="0CA327CC"/>
  <w16cid:commentId w16cid:paraId="0CA327C8" w16cid:durableId="0CA327CD"/>
  <w16cid:commentId w16cid:paraId="0CA327C9" w16cid:durableId="0CA327CE"/>
  <w16cid:commentId w16cid:paraId="0CA327CA" w16cid:durableId="0CA327CF"/>
  <w16cid:commentId w16cid:paraId="0CA327CB" w16cid:durableId="0CA327D0"/>
  <w16cid:commentId w16cid:paraId="0CA327CE" w16cid:durableId="0CA327D3"/>
  <w16cid:commentId w16cid:paraId="0CA327CF" w16cid:durableId="0CA327D4"/>
  <w16cid:commentId w16cid:paraId="0CA327D0" w16cid:durableId="0CA327D5"/>
  <w16cid:commentId w16cid:paraId="0CA327D1" w16cid:durableId="0CA327D6"/>
  <w16cid:commentId w16cid:paraId="0CA327D2" w16cid:durableId="0CA327D7"/>
  <w16cid:commentId w16cid:paraId="0CA327D3" w16cid:durableId="0CA327D8"/>
  <w16cid:commentId w16cid:paraId="0CA327D4" w16cid:durableId="0CA327D9"/>
  <w16cid:commentId w16cid:paraId="0CA327D5" w16cid:durableId="0CA327DA"/>
  <w16cid:commentId w16cid:paraId="0CA327D6" w16cid:durableId="0CA327DB"/>
  <w16cid:commentId w16cid:paraId="0CA327D7" w16cid:durableId="0CA327DC"/>
  <w16cid:commentId w16cid:paraId="0CA327D8" w16cid:durableId="0CA327DD"/>
  <w16cid:commentId w16cid:paraId="0CA327D9" w16cid:durableId="0CA327DE"/>
  <w16cid:commentId w16cid:paraId="0CA327DA" w16cid:durableId="0CA327DF"/>
  <w16cid:commentId w16cid:paraId="0CA327DB" w16cid:durableId="0CA327E0"/>
  <w16cid:commentId w16cid:paraId="0CA327DC" w16cid:durableId="0CA327E1"/>
  <w16cid:commentId w16cid:paraId="0CA327DD" w16cid:durableId="0CA327E2"/>
  <w16cid:commentId w16cid:paraId="0CA327DE" w16cid:durableId="0CA327E3"/>
  <w16cid:commentId w16cid:paraId="0CA327DF" w16cid:durableId="0CA327E4"/>
  <w16cid:commentId w16cid:paraId="0CA327E2" w16cid:durableId="0CA327E7"/>
  <w16cid:commentId w16cid:paraId="0CA327E3" w16cid:durableId="0CA327E8"/>
  <w16cid:commentId w16cid:paraId="0CA327E4" w16cid:durableId="0CA327E9"/>
  <w16cid:commentId w16cid:paraId="0CA327E5" w16cid:durableId="0CA327EA"/>
  <w16cid:commentId w16cid:paraId="0CA327E6" w16cid:durableId="0CA327EB"/>
  <w16cid:commentId w16cid:paraId="0CA327E7" w16cid:durableId="0CA327EC"/>
  <w16cid:commentId w16cid:paraId="0CA327E8" w16cid:durableId="0CA327ED"/>
  <w16cid:commentId w16cid:paraId="0CA327E9" w16cid:durableId="0CA327EE"/>
  <w16cid:commentId w16cid:paraId="0CA327EA" w16cid:durableId="0CA327EF"/>
  <w16cid:commentId w16cid:paraId="0CA327EB" w16cid:durableId="0CA327F0"/>
  <w16cid:commentId w16cid:paraId="0CA327EC" w16cid:durableId="0CA327F1"/>
  <w16cid:commentId w16cid:paraId="0CA327ED" w16cid:durableId="0CA327F2"/>
  <w16cid:commentId w16cid:paraId="0CA327EE" w16cid:durableId="0CA327F3"/>
  <w16cid:commentId w16cid:paraId="0CA327EF" w16cid:durableId="0CA327F4"/>
  <w16cid:commentId w16cid:paraId="0CA327F0" w16cid:durableId="0CA327F5"/>
  <w16cid:commentId w16cid:paraId="0CA327F1" w16cid:durableId="0CA327F6"/>
  <w16cid:commentId w16cid:paraId="0CA327F2" w16cid:durableId="0CA327F7"/>
  <w16cid:commentId w16cid:paraId="0CA327F3" w16cid:durableId="0CA327F8"/>
  <w16cid:commentId w16cid:paraId="0CA327F4" w16cid:durableId="0CA327F9"/>
  <w16cid:commentId w16cid:paraId="0CA327F5" w16cid:durableId="0CA327FA"/>
  <w16cid:commentId w16cid:paraId="0CA327F6" w16cid:durableId="0CA327FB"/>
  <w16cid:commentId w16cid:paraId="0CA327F7" w16cid:durableId="0CA327FC"/>
  <w16cid:commentId w16cid:paraId="0CA327F8" w16cid:durableId="0CA327FD"/>
  <w16cid:commentId w16cid:paraId="0CA327F9" w16cid:durableId="0CA327FE"/>
  <w16cid:commentId w16cid:paraId="0CA327FA" w16cid:durableId="0CA327FF"/>
  <w16cid:commentId w16cid:paraId="0CA327FB" w16cid:durableId="0CA32800"/>
  <w16cid:commentId w16cid:paraId="0CA327FC" w16cid:durableId="0CA32801"/>
  <w16cid:commentId w16cid:paraId="0CA327FD" w16cid:durableId="0CA32802"/>
  <w16cid:commentId w16cid:paraId="0CA327FE" w16cid:durableId="0CA32803"/>
  <w16cid:commentId w16cid:paraId="0CA327FF" w16cid:durableId="0CA32804"/>
  <w16cid:commentId w16cid:paraId="0CA32800" w16cid:durableId="0CA32805"/>
  <w16cid:commentId w16cid:paraId="0CA32801" w16cid:durableId="0CA32806"/>
  <w16cid:commentId w16cid:paraId="0CA32802" w16cid:durableId="0CA32807"/>
  <w16cid:commentId w16cid:paraId="0CA32803" w16cid:durableId="0CA32808"/>
  <w16cid:commentId w16cid:paraId="0CA32804" w16cid:durableId="0CA32809"/>
  <w16cid:commentId w16cid:paraId="0CA32805" w16cid:durableId="0CA3280A"/>
  <w16cid:commentId w16cid:paraId="0CA32806" w16cid:durableId="0CA3280B"/>
  <w16cid:commentId w16cid:paraId="0CA32807" w16cid:durableId="0CA3280C"/>
  <w16cid:commentId w16cid:paraId="0CA32808" w16cid:durableId="0CA3280D"/>
  <w16cid:commentId w16cid:paraId="0CA32809" w16cid:durableId="0CA3280E"/>
  <w16cid:commentId w16cid:paraId="0CA3280A" w16cid:durableId="0CA3280F"/>
  <w16cid:commentId w16cid:paraId="0CA3280B" w16cid:durableId="0CA32810"/>
  <w16cid:commentId w16cid:paraId="0CA3280C" w16cid:durableId="0CA32811"/>
  <w16cid:commentId w16cid:paraId="0CA3280D" w16cid:durableId="0CA32812"/>
  <w16cid:commentId w16cid:paraId="0CA3280E" w16cid:durableId="0CA32813"/>
  <w16cid:commentId w16cid:paraId="0CA3280F" w16cid:durableId="0CA32814"/>
  <w16cid:commentId w16cid:paraId="0CA32810" w16cid:durableId="0CA32815"/>
  <w16cid:commentId w16cid:paraId="0CA32811" w16cid:durableId="0CA32816"/>
  <w16cid:commentId w16cid:paraId="0CA32812" w16cid:durableId="0CA32817"/>
  <w16cid:commentId w16cid:paraId="0CA32813" w16cid:durableId="0CA32818"/>
  <w16cid:commentId w16cid:paraId="0CA32814" w16cid:durableId="0CA32819"/>
  <w16cid:commentId w16cid:paraId="0CA32815" w16cid:durableId="0CA3281A"/>
  <w16cid:commentId w16cid:paraId="0CA32816" w16cid:durableId="0CA3281B"/>
  <w16cid:commentId w16cid:paraId="0CA32817" w16cid:durableId="0CA3281C"/>
  <w16cid:commentId w16cid:paraId="0CA32818" w16cid:durableId="0CA3281D"/>
  <w16cid:commentId w16cid:paraId="0CA32819" w16cid:durableId="0CA3281E"/>
  <w16cid:commentId w16cid:paraId="0CA3281A" w16cid:durableId="0CA3281F"/>
  <w16cid:commentId w16cid:paraId="0CA3281B" w16cid:durableId="0CA32820"/>
  <w16cid:commentId w16cid:paraId="0CA3281C" w16cid:durableId="0CA32821"/>
  <w16cid:commentId w16cid:paraId="0CA3281D" w16cid:durableId="0CA32822"/>
  <w16cid:commentId w16cid:paraId="0CA3281E" w16cid:durableId="0CA32823"/>
  <w16cid:commentId w16cid:paraId="0CA3281F" w16cid:durableId="0CA32824"/>
  <w16cid:commentId w16cid:paraId="0CA32820" w16cid:durableId="0CA32825"/>
  <w16cid:commentId w16cid:paraId="0CA32821" w16cid:durableId="0CA32826"/>
  <w16cid:commentId w16cid:paraId="0CA32822" w16cid:durableId="0CA328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DAF5" w14:textId="77777777" w:rsidR="009E7314" w:rsidRDefault="009E7314">
      <w:r>
        <w:separator/>
      </w:r>
    </w:p>
  </w:endnote>
  <w:endnote w:type="continuationSeparator" w:id="0">
    <w:p w14:paraId="68C7636D" w14:textId="77777777" w:rsidR="009E7314" w:rsidRDefault="009E7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DejaVu Sans">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2B21" w14:textId="77777777" w:rsidR="009E7314" w:rsidRDefault="009E7314">
      <w:r>
        <w:separator/>
      </w:r>
    </w:p>
  </w:footnote>
  <w:footnote w:type="continuationSeparator" w:id="0">
    <w:p w14:paraId="0002D00B" w14:textId="77777777" w:rsidR="009E7314" w:rsidRDefault="009E7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2823" w14:textId="77777777" w:rsidR="00B9096D" w:rsidRDefault="00B909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150821"/>
      <w:docPartObj>
        <w:docPartGallery w:val="Page Numbers (Top of Page)"/>
        <w:docPartUnique/>
      </w:docPartObj>
    </w:sdtPr>
    <w:sdtContent>
      <w:p w14:paraId="0CA32824" w14:textId="77777777" w:rsidR="00B9096D" w:rsidRDefault="00000000">
        <w:pPr>
          <w:pStyle w:val="Header"/>
          <w:jc w:val="center"/>
        </w:pPr>
        <w:r>
          <w:fldChar w:fldCharType="begin"/>
        </w:r>
        <w:r>
          <w:instrText xml:space="preserve"> PAGE </w:instrText>
        </w:r>
        <w:r>
          <w:fldChar w:fldCharType="separate"/>
        </w:r>
        <w:r>
          <w:t>7</w:t>
        </w:r>
        <w:r>
          <w:fldChar w:fldCharType="end"/>
        </w:r>
      </w:p>
    </w:sdtContent>
  </w:sdt>
  <w:p w14:paraId="0CA32825" w14:textId="77777777" w:rsidR="00B9096D" w:rsidRDefault="00B909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560279"/>
      <w:docPartObj>
        <w:docPartGallery w:val="Page Numbers (Top of Page)"/>
        <w:docPartUnique/>
      </w:docPartObj>
    </w:sdtPr>
    <w:sdtContent>
      <w:p w14:paraId="0CA32826" w14:textId="77777777" w:rsidR="00B9096D" w:rsidRDefault="00000000">
        <w:pPr>
          <w:pStyle w:val="Header"/>
          <w:jc w:val="center"/>
        </w:pPr>
        <w:r>
          <w:fldChar w:fldCharType="begin"/>
        </w:r>
        <w:r>
          <w:instrText xml:space="preserve"> PAGE </w:instrText>
        </w:r>
        <w:r>
          <w:fldChar w:fldCharType="separate"/>
        </w:r>
        <w:r>
          <w:t>7</w:t>
        </w:r>
        <w:r>
          <w:fldChar w:fldCharType="end"/>
        </w:r>
      </w:p>
    </w:sdtContent>
  </w:sdt>
  <w:p w14:paraId="0CA32827" w14:textId="77777777" w:rsidR="00B9096D" w:rsidRDefault="00B90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B67"/>
    <w:multiLevelType w:val="multilevel"/>
    <w:tmpl w:val="26641DDC"/>
    <w:lvl w:ilvl="0">
      <w:start w:val="1"/>
      <w:numFmt w:val="decimal"/>
      <w:lvlText w:val="%1."/>
      <w:lvlJc w:val="left"/>
      <w:pPr>
        <w:tabs>
          <w:tab w:val="num" w:pos="0"/>
        </w:tabs>
        <w:ind w:left="720" w:hanging="360"/>
      </w:pPr>
    </w:lvl>
    <w:lvl w:ilvl="1">
      <w:start w:val="3"/>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 w15:restartNumberingAfterBreak="0">
    <w:nsid w:val="2DED078F"/>
    <w:multiLevelType w:val="multilevel"/>
    <w:tmpl w:val="361A05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9897B9F"/>
    <w:multiLevelType w:val="multilevel"/>
    <w:tmpl w:val="3E40775A"/>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1098794317">
    <w:abstractNumId w:val="2"/>
  </w:num>
  <w:num w:numId="2" w16cid:durableId="1328482432">
    <w:abstractNumId w:val="0"/>
  </w:num>
  <w:num w:numId="3" w16cid:durableId="16399943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en Zhang">
    <w15:presenceInfo w15:providerId="AD" w15:userId="S::jasenzhang@PersonalMicrosoftSoftware.ucla.edu::523e05bb-596e-44d8-85cb-e66937cbe5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6D"/>
    <w:rsid w:val="004F1A08"/>
    <w:rsid w:val="009E7314"/>
    <w:rsid w:val="00B9096D"/>
    <w:rsid w:val="00CA296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2335"/>
  <w15:docId w15:val="{7BA8DB15-8C9B-4346-B8E3-5EDBA210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D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6E2D67"/>
    <w:rPr>
      <w:sz w:val="16"/>
      <w:szCs w:val="16"/>
    </w:rPr>
  </w:style>
  <w:style w:type="character" w:customStyle="1" w:styleId="CommentTextChar">
    <w:name w:val="Comment Text Char"/>
    <w:basedOn w:val="DefaultParagraphFont"/>
    <w:link w:val="CommentText"/>
    <w:uiPriority w:val="99"/>
    <w:qFormat/>
    <w:rsid w:val="006E2D67"/>
    <w:rPr>
      <w:sz w:val="20"/>
      <w:szCs w:val="20"/>
    </w:rPr>
  </w:style>
  <w:style w:type="character" w:customStyle="1" w:styleId="CommentSubjectChar">
    <w:name w:val="Comment Subject Char"/>
    <w:basedOn w:val="CommentTextChar"/>
    <w:link w:val="CommentSubject"/>
    <w:uiPriority w:val="99"/>
    <w:semiHidden/>
    <w:qFormat/>
    <w:rsid w:val="006E2D67"/>
    <w:rPr>
      <w:b/>
      <w:bCs/>
      <w:sz w:val="20"/>
      <w:szCs w:val="20"/>
    </w:rPr>
  </w:style>
  <w:style w:type="character" w:customStyle="1" w:styleId="EndNoteBibliographyChar">
    <w:name w:val="EndNote Bibliography Char"/>
    <w:basedOn w:val="DefaultParagraphFont"/>
    <w:link w:val="EndNoteBibliography"/>
    <w:qFormat/>
    <w:rsid w:val="001F18B6"/>
    <w:rPr>
      <w:rFonts w:ascii="Calibri" w:eastAsiaTheme="minorHAnsi" w:hAnsi="Calibri" w:cs="Calibri"/>
      <w:lang w:eastAsia="en-US"/>
    </w:rPr>
  </w:style>
  <w:style w:type="character" w:styleId="Hyperlink">
    <w:name w:val="Hyperlink"/>
    <w:basedOn w:val="DefaultParagraphFont"/>
    <w:uiPriority w:val="99"/>
    <w:unhideWhenUsed/>
    <w:rsid w:val="00993D20"/>
    <w:rPr>
      <w:color w:val="0563C1" w:themeColor="hyperlink"/>
      <w:u w:val="single"/>
    </w:rPr>
  </w:style>
  <w:style w:type="character" w:styleId="UnresolvedMention">
    <w:name w:val="Unresolved Mention"/>
    <w:basedOn w:val="DefaultParagraphFont"/>
    <w:uiPriority w:val="99"/>
    <w:semiHidden/>
    <w:unhideWhenUsed/>
    <w:qFormat/>
    <w:rsid w:val="00993D20"/>
    <w:rPr>
      <w:color w:val="605E5C"/>
      <w:shd w:val="clear" w:color="auto" w:fill="E1DFDD"/>
    </w:rPr>
  </w:style>
  <w:style w:type="character" w:customStyle="1" w:styleId="apple-converted-space">
    <w:name w:val="apple-converted-space"/>
    <w:basedOn w:val="DefaultParagraphFont"/>
    <w:qFormat/>
    <w:rsid w:val="00F66FF8"/>
  </w:style>
  <w:style w:type="character" w:styleId="FollowedHyperlink">
    <w:name w:val="FollowedHyperlink"/>
    <w:basedOn w:val="DefaultParagraphFont"/>
    <w:uiPriority w:val="99"/>
    <w:semiHidden/>
    <w:unhideWhenUsed/>
    <w:rsid w:val="00C624DC"/>
    <w:rPr>
      <w:color w:val="954F72" w:themeColor="followedHyperlink"/>
      <w:u w:val="single"/>
    </w:rPr>
  </w:style>
  <w:style w:type="character" w:customStyle="1" w:styleId="HeaderChar">
    <w:name w:val="Header Char"/>
    <w:basedOn w:val="DefaultParagraphFont"/>
    <w:link w:val="Header"/>
    <w:uiPriority w:val="99"/>
    <w:qFormat/>
    <w:rsid w:val="00F757AD"/>
  </w:style>
  <w:style w:type="character" w:customStyle="1" w:styleId="FooterChar">
    <w:name w:val="Footer Char"/>
    <w:basedOn w:val="DefaultParagraphFont"/>
    <w:link w:val="Footer"/>
    <w:uiPriority w:val="99"/>
    <w:qFormat/>
    <w:rsid w:val="00F757AD"/>
  </w:style>
  <w:style w:type="character" w:styleId="LineNumber">
    <w:name w:val="line number"/>
    <w:basedOn w:val="DefaultParagraphFont"/>
    <w:uiPriority w:val="99"/>
    <w:semiHidden/>
    <w:unhideWhenUsed/>
    <w:rsid w:val="00F757AD"/>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qFormat/>
    <w:rsid w:val="00E206E3"/>
    <w:pPr>
      <w:spacing w:beforeAutospacing="1" w:afterAutospacing="1"/>
    </w:pPr>
  </w:style>
  <w:style w:type="paragraph" w:styleId="CommentText">
    <w:name w:val="annotation text"/>
    <w:basedOn w:val="Normal"/>
    <w:link w:val="CommentTextChar"/>
    <w:uiPriority w:val="99"/>
    <w:unhideWhenUsed/>
    <w:rsid w:val="006E2D67"/>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qFormat/>
    <w:rsid w:val="006E2D67"/>
    <w:rPr>
      <w:b/>
      <w:bCs/>
    </w:rPr>
  </w:style>
  <w:style w:type="paragraph" w:customStyle="1" w:styleId="EndNoteBibliography">
    <w:name w:val="EndNote Bibliography"/>
    <w:basedOn w:val="Normal"/>
    <w:link w:val="EndNoteBibliographyChar"/>
    <w:qFormat/>
    <w:rsid w:val="001F18B6"/>
    <w:rPr>
      <w:rFonts w:ascii="Calibri" w:eastAsiaTheme="minorHAnsi" w:hAnsi="Calibri" w:cs="Calibri"/>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uiPriority w:val="99"/>
    <w:semiHidden/>
    <w:qFormat/>
    <w:rsid w:val="007D2853"/>
  </w:style>
  <w:style w:type="paragraph" w:styleId="ListParagraph">
    <w:name w:val="List Paragraph"/>
    <w:basedOn w:val="Normal"/>
    <w:uiPriority w:val="34"/>
    <w:qFormat/>
    <w:rsid w:val="00234929"/>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F757AD"/>
    <w:pPr>
      <w:suppressLineNumbers/>
      <w:tabs>
        <w:tab w:val="center" w:pos="4680"/>
        <w:tab w:val="right" w:pos="9360"/>
      </w:tabs>
    </w:pPr>
  </w:style>
  <w:style w:type="paragraph" w:styleId="Footer">
    <w:name w:val="footer"/>
    <w:basedOn w:val="Normal"/>
    <w:link w:val="FooterChar"/>
    <w:uiPriority w:val="99"/>
    <w:unhideWhenUsed/>
    <w:rsid w:val="00F757AD"/>
    <w:pPr>
      <w:suppressLineNumbers/>
      <w:tabs>
        <w:tab w:val="center" w:pos="4680"/>
        <w:tab w:val="right" w:pos="9360"/>
      </w:tabs>
    </w:pPr>
  </w:style>
  <w:style w:type="paragraph" w:styleId="Bibliography">
    <w:name w:val="Bibliography"/>
    <w:basedOn w:val="Normal"/>
    <w:next w:val="Normal"/>
    <w:uiPriority w:val="37"/>
    <w:unhideWhenUsed/>
    <w:qFormat/>
    <w:rsid w:val="00F04B4E"/>
    <w:pPr>
      <w:spacing w:line="480" w:lineRule="auto"/>
      <w:ind w:left="720" w:hanging="720"/>
    </w:pPr>
  </w:style>
  <w:style w:type="paragraph" w:customStyle="1" w:styleId="Comment">
    <w:name w:val="Comment"/>
    <w:basedOn w:val="Normal"/>
    <w:qFormat/>
    <w:rPr>
      <w:sz w:val="20"/>
      <w:szCs w:val="20"/>
    </w:rPr>
  </w:style>
  <w:style w:type="table" w:styleId="TableGrid">
    <w:name w:val="Table Grid"/>
    <w:basedOn w:val="TableNormal"/>
    <w:uiPriority w:val="39"/>
    <w:rsid w:val="000B6A25"/>
    <w:rPr>
      <w:rFonts w:asciiTheme="minorHAnsi" w:hAnsiTheme="minorHAnsi" w:cstheme="minorBid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doi.org/10.1007/s12403-020-00361-w" TargetMode="External"/><Relationship Id="rId2" Type="http://schemas.openxmlformats.org/officeDocument/2006/relationships/hyperlink" Target="https://doi.org/10.1016/j.ijheh.2019.06.001" TargetMode="External"/><Relationship Id="rId1" Type="http://schemas.openxmlformats.org/officeDocument/2006/relationships/hyperlink" Target="https://pubmed.ncbi.nlm.nih.gov/32798937/" TargetMode="External"/><Relationship Id="rId5" Type="http://schemas.openxmlformats.org/officeDocument/2006/relationships/hyperlink" Target="https://doi.org/10.1186/s12942-025-00395-w" TargetMode="External"/><Relationship Id="rId4" Type="http://schemas.openxmlformats.org/officeDocument/2006/relationships/hyperlink" Target="https://doi.org/10.1289/EHP11383.%20Epub%202023%20Oct%2011"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giekkE/5xSL2YtCa84KR1i/pwnQg==">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</go:docsCustomData>
</go:gDocsCustomXmlDataStorage>
</file>

<file path=customXml/itemProps1.xml><?xml version="1.0" encoding="utf-8"?>
<ds:datastoreItem xmlns:ds="http://schemas.openxmlformats.org/officeDocument/2006/customXml" ds:itemID="{7B99F446-AEE1-4A3D-9D6E-7C59F9E8E3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32925</Words>
  <Characters>187674</Characters>
  <Application>Microsoft Office Word</Application>
  <DocSecurity>0</DocSecurity>
  <Lines>1563</Lines>
  <Paragraphs>440</Paragraphs>
  <ScaleCrop>false</ScaleCrop>
  <Company/>
  <LinksUpToDate>false</LinksUpToDate>
  <CharactersWithSpaces>220159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Wei</dc:creator>
  <dc:description/>
  <cp:lastModifiedBy>Jasen Zhang</cp:lastModifiedBy>
  <cp:revision>8</cp:revision>
  <dcterms:created xsi:type="dcterms:W3CDTF">2025-07-17T22:47:00Z</dcterms:created>
  <dcterms:modified xsi:type="dcterms:W3CDTF">2025-08-10T20:34:00Z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id="O8yTnQIp"/&gt;&lt;style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